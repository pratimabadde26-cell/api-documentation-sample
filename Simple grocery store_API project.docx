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671C" w14:textId="77777777" w:rsidR="004022D3" w:rsidRDefault="00A85903" w:rsidP="00FB4005">
      <w:pPr>
        <w:pStyle w:val="Title"/>
        <w:jc w:val="center"/>
      </w:pPr>
      <w:r w:rsidRPr="00EF2D48">
        <w:t>Simple Grocery Store</w:t>
      </w:r>
    </w:p>
    <w:p w14:paraId="6D132A9A" w14:textId="27B53992" w:rsidR="00A85903" w:rsidRPr="00EF2D48" w:rsidRDefault="00A85903" w:rsidP="00FB4005">
      <w:pPr>
        <w:pStyle w:val="Title"/>
        <w:jc w:val="center"/>
      </w:pPr>
      <w:r w:rsidRPr="00EF2D48">
        <w:t xml:space="preserve"> API</w:t>
      </w:r>
      <w:r w:rsidR="00942986">
        <w:t xml:space="preserve"> Reference Guide</w:t>
      </w:r>
      <w:r w:rsidR="002B53A7">
        <w:t>V1.0</w:t>
      </w:r>
    </w:p>
    <w:p w14:paraId="13564F68" w14:textId="77777777" w:rsidR="00A85903" w:rsidRPr="00EF2D48" w:rsidRDefault="00A85903" w:rsidP="00A85903">
      <w:pPr>
        <w:pStyle w:val="Heading1"/>
      </w:pPr>
      <w:bookmarkStart w:id="0" w:name="_Toc238219646"/>
      <w:bookmarkStart w:id="1" w:name="_Toc238220136"/>
      <w:r w:rsidRPr="00EF2D48">
        <w:t>Overview</w:t>
      </w:r>
      <w:bookmarkEnd w:id="0"/>
      <w:bookmarkEnd w:id="1"/>
    </w:p>
    <w:p w14:paraId="4C8EDCC0" w14:textId="7B6AC846" w:rsidR="00EC318E" w:rsidRPr="00EF2D48" w:rsidRDefault="00B764C2" w:rsidP="00EC318E">
      <w:pPr>
        <w:pStyle w:val="BodyText"/>
      </w:pPr>
      <w:r w:rsidRPr="00EF2D48">
        <w:t>QuickStart</w:t>
      </w:r>
      <w:r w:rsidR="00EC318E" w:rsidRPr="00EF2D48">
        <w:t>/Getting Started</w:t>
      </w:r>
    </w:p>
    <w:p w14:paraId="1FB7878C" w14:textId="77777777" w:rsidR="00EC318E" w:rsidRPr="00EF2D48" w:rsidRDefault="00EC318E" w:rsidP="00EC318E">
      <w:pPr>
        <w:pStyle w:val="BodyText"/>
      </w:pPr>
      <w:r w:rsidRPr="00EF2D48">
        <w:t>Authentication &amp; Authorization</w:t>
      </w:r>
    </w:p>
    <w:p w14:paraId="5ED7B882" w14:textId="77777777" w:rsidR="00EC318E" w:rsidRPr="00EF2D48" w:rsidRDefault="00EC318E" w:rsidP="00EC318E">
      <w:pPr>
        <w:pStyle w:val="BodyText"/>
      </w:pPr>
      <w:r w:rsidRPr="00EF2D48">
        <w:t>servers</w:t>
      </w:r>
    </w:p>
    <w:p w14:paraId="14CE4B57" w14:textId="77777777" w:rsidR="00EC318E" w:rsidRPr="00EF2D48" w:rsidRDefault="00EC318E" w:rsidP="00EC318E">
      <w:pPr>
        <w:pStyle w:val="BodyText"/>
      </w:pPr>
      <w:r w:rsidRPr="00EF2D48">
        <w:t>Resources &amp; Endpoints</w:t>
      </w:r>
    </w:p>
    <w:p w14:paraId="492D029A" w14:textId="77777777" w:rsidR="00EC318E" w:rsidRPr="00EF2D48" w:rsidRDefault="00EC318E" w:rsidP="00EC318E">
      <w:pPr>
        <w:pStyle w:val="BodyText"/>
      </w:pPr>
      <w:r w:rsidRPr="00EF2D48">
        <w:t>Idempotency</w:t>
      </w:r>
    </w:p>
    <w:p w14:paraId="5EC9980C" w14:textId="77777777" w:rsidR="00EC318E" w:rsidRPr="00EF2D48" w:rsidRDefault="00EC318E" w:rsidP="00EC318E">
      <w:pPr>
        <w:pStyle w:val="BodyText"/>
      </w:pPr>
      <w:r w:rsidRPr="00EF2D48">
        <w:t>Rate Limits &amp; Throttling</w:t>
      </w:r>
    </w:p>
    <w:p w14:paraId="76DAF6D9" w14:textId="77777777" w:rsidR="00EC318E" w:rsidRPr="00EF2D48" w:rsidRDefault="00EC318E" w:rsidP="00EC318E">
      <w:pPr>
        <w:pStyle w:val="BodyText"/>
      </w:pPr>
      <w:r w:rsidRPr="00EF2D48">
        <w:t>Pagination</w:t>
      </w:r>
    </w:p>
    <w:p w14:paraId="493CD1A7" w14:textId="77777777" w:rsidR="00EC318E" w:rsidRPr="00EF2D48" w:rsidRDefault="00EC318E" w:rsidP="00EC318E">
      <w:pPr>
        <w:pStyle w:val="BodyText"/>
      </w:pPr>
      <w:r w:rsidRPr="00EF2D48">
        <w:t>Filtering, Sorting &amp; Searching</w:t>
      </w:r>
    </w:p>
    <w:p w14:paraId="3D43C005" w14:textId="77777777" w:rsidR="00EC318E" w:rsidRPr="00EF2D48" w:rsidRDefault="00EC318E" w:rsidP="00EC318E">
      <w:pPr>
        <w:pStyle w:val="BodyText"/>
      </w:pPr>
      <w:r w:rsidRPr="00EF2D48">
        <w:t>SDKs, Code Libraries &amp; Tools</w:t>
      </w:r>
    </w:p>
    <w:p w14:paraId="6B2A5D2D" w14:textId="77777777" w:rsidR="00EC318E" w:rsidRPr="00EF2D48" w:rsidRDefault="00EC318E" w:rsidP="00EC318E">
      <w:pPr>
        <w:pStyle w:val="BodyText"/>
      </w:pPr>
      <w:r w:rsidRPr="00EF2D48">
        <w:t>Webhooks &amp; Event Subscriptions</w:t>
      </w:r>
    </w:p>
    <w:p w14:paraId="53456DA0" w14:textId="77777777" w:rsidR="00EC318E" w:rsidRPr="00EF2D48" w:rsidRDefault="00EC318E" w:rsidP="00EC318E">
      <w:pPr>
        <w:pStyle w:val="BodyText"/>
      </w:pPr>
      <w:r w:rsidRPr="00EF2D48">
        <w:t>Changelog / Release Notes</w:t>
      </w:r>
    </w:p>
    <w:p w14:paraId="298B6AB8" w14:textId="77777777" w:rsidR="00EC318E" w:rsidRPr="00EF2D48" w:rsidRDefault="00EC318E" w:rsidP="00EC318E">
      <w:pPr>
        <w:pStyle w:val="BodyText"/>
      </w:pPr>
      <w:r w:rsidRPr="00EF2D48">
        <w:t>API Status Page</w:t>
      </w:r>
    </w:p>
    <w:p w14:paraId="6489D548" w14:textId="77777777" w:rsidR="00EC318E" w:rsidRPr="00EF2D48" w:rsidRDefault="00EC318E" w:rsidP="00EC318E">
      <w:pPr>
        <w:pStyle w:val="BodyText"/>
      </w:pPr>
      <w:r w:rsidRPr="00EF2D48">
        <w:t>HTTP Error Codes</w:t>
      </w:r>
    </w:p>
    <w:p w14:paraId="16C80D17" w14:textId="77777777" w:rsidR="00EC318E" w:rsidRPr="00EF2D48" w:rsidRDefault="00EC318E" w:rsidP="00EC318E">
      <w:pPr>
        <w:pStyle w:val="BodyText"/>
      </w:pPr>
      <w:r w:rsidRPr="00EF2D48">
        <w:t>Environments</w:t>
      </w:r>
    </w:p>
    <w:p w14:paraId="13AAEE58" w14:textId="77777777" w:rsidR="00EC318E" w:rsidRPr="00EF2D48" w:rsidRDefault="00EC318E" w:rsidP="00EC318E">
      <w:pPr>
        <w:pStyle w:val="BodyText"/>
      </w:pPr>
      <w:r w:rsidRPr="00EF2D48">
        <w:t>Use Cases</w:t>
      </w:r>
    </w:p>
    <w:p w14:paraId="1F866848" w14:textId="77777777" w:rsidR="00EC318E" w:rsidRPr="00EF2D48" w:rsidRDefault="00EC318E" w:rsidP="00EC318E">
      <w:pPr>
        <w:pStyle w:val="BodyText"/>
      </w:pPr>
      <w:r w:rsidRPr="00EF2D48">
        <w:t>Best Practices</w:t>
      </w:r>
    </w:p>
    <w:p w14:paraId="63994AAF" w14:textId="27F249D2" w:rsidR="00FD6BE4" w:rsidRPr="00EF2D48" w:rsidRDefault="00EC318E" w:rsidP="00EC318E">
      <w:pPr>
        <w:pStyle w:val="BodyText"/>
      </w:pPr>
      <w:r w:rsidRPr="00EF2D48">
        <w:t>Glossary</w:t>
      </w:r>
    </w:p>
    <w:p w14:paraId="1506D170" w14:textId="77777777" w:rsidR="00FD6BE4" w:rsidRPr="00EF2D48" w:rsidRDefault="00FD6BE4">
      <w:r w:rsidRPr="00EF2D48">
        <w:br w:type="page"/>
      </w:r>
    </w:p>
    <w:p w14:paraId="77EF0727" w14:textId="77777777" w:rsidR="00EC318E" w:rsidRPr="00EF2D48" w:rsidRDefault="00EC318E" w:rsidP="00EC318E">
      <w:pPr>
        <w:pStyle w:val="BodyText"/>
      </w:pPr>
    </w:p>
    <w:p w14:paraId="01D3E46D" w14:textId="7EADE6D6" w:rsidR="00A85903" w:rsidRPr="00EF2D48" w:rsidRDefault="00A85903" w:rsidP="00C22133">
      <w:pPr>
        <w:pStyle w:val="Heading1"/>
      </w:pPr>
      <w:bookmarkStart w:id="2" w:name="_Toc238219647"/>
      <w:bookmarkStart w:id="3" w:name="_Toc238220137"/>
      <w:r w:rsidRPr="00EF2D48">
        <w:t xml:space="preserve">API </w:t>
      </w:r>
      <w:r w:rsidR="001A1929" w:rsidRPr="00EF2D48">
        <w:t>R</w:t>
      </w:r>
      <w:r w:rsidRPr="00EF2D48">
        <w:t>eference Section</w:t>
      </w:r>
      <w:bookmarkEnd w:id="2"/>
      <w:bookmarkEnd w:id="3"/>
    </w:p>
    <w:p w14:paraId="61E07F84" w14:textId="2420E544" w:rsidR="007521A6" w:rsidRPr="00EF2D48" w:rsidRDefault="007521A6" w:rsidP="00EC318E">
      <w:pPr>
        <w:pStyle w:val="Heading2"/>
      </w:pPr>
      <w:bookmarkStart w:id="4" w:name="_Toc238219648"/>
      <w:bookmarkStart w:id="5" w:name="_Toc238220138"/>
      <w:r w:rsidRPr="00EF2D48">
        <w:t>Grocery Store API</w:t>
      </w:r>
      <w:bookmarkEnd w:id="4"/>
      <w:bookmarkEnd w:id="5"/>
    </w:p>
    <w:p w14:paraId="2EC42860" w14:textId="43166CD9" w:rsidR="007521A6" w:rsidRPr="00EF2D48" w:rsidRDefault="007521A6" w:rsidP="007521A6">
      <w:pPr>
        <w:pStyle w:val="BodyText"/>
      </w:pPr>
      <w:r w:rsidRPr="00EF2D48">
        <w:t xml:space="preserve">This </w:t>
      </w:r>
      <w:r w:rsidR="00DA3A53" w:rsidRPr="00EF2D48">
        <w:t>API</w:t>
      </w:r>
      <w:r w:rsidRPr="00EF2D48">
        <w:t xml:space="preserve"> allows you to place a grocery order which will be ready for pick – up in the store.</w:t>
      </w:r>
    </w:p>
    <w:p w14:paraId="684CA9DD" w14:textId="1D04FA7B" w:rsidR="00DA3A53" w:rsidRPr="00EF2D48" w:rsidRDefault="00330AB0" w:rsidP="007521A6">
      <w:pPr>
        <w:pStyle w:val="Links"/>
        <w:rPr>
          <w:lang w:val="en-US"/>
        </w:rPr>
      </w:pPr>
      <w:r w:rsidRPr="00EF2D48">
        <w:rPr>
          <w:lang w:val="en-US"/>
        </w:rPr>
        <w:t>T</w:t>
      </w:r>
      <w:r w:rsidR="00DA3A53" w:rsidRPr="00EF2D48">
        <w:rPr>
          <w:lang w:val="en-US"/>
        </w:rPr>
        <w:t xml:space="preserve">his API is available at </w:t>
      </w:r>
    </w:p>
    <w:p w14:paraId="20D6DD52" w14:textId="62A97F6E" w:rsidR="007521A6" w:rsidRPr="00EF2D48" w:rsidRDefault="00DA3A53" w:rsidP="00DA3A53">
      <w:pPr>
        <w:pStyle w:val="String"/>
      </w:pPr>
      <w:hyperlink r:id="rId8" w:history="1">
        <w:r w:rsidRPr="00EF2D48">
          <w:t>https://simple-grocery-store-api.glitch.me/status</w:t>
        </w:r>
      </w:hyperlink>
    </w:p>
    <w:p w14:paraId="56118073" w14:textId="77777777" w:rsidR="00DA3A53" w:rsidRPr="00EF2D48" w:rsidRDefault="00DA3A53" w:rsidP="00DA3A53">
      <w:pPr>
        <w:pStyle w:val="Links"/>
        <w:rPr>
          <w:lang w:val="en-US"/>
        </w:rPr>
      </w:pPr>
      <w:r w:rsidRPr="00EF2D48">
        <w:rPr>
          <w:lang w:val="en-US"/>
        </w:rPr>
        <w:t>Alternative URL:</w:t>
      </w:r>
    </w:p>
    <w:p w14:paraId="5E87F849" w14:textId="6791EE39" w:rsidR="00DA3A53" w:rsidRPr="00EF2D48" w:rsidRDefault="00CA1C61" w:rsidP="00CA1C61">
      <w:pPr>
        <w:pStyle w:val="String"/>
        <w:tabs>
          <w:tab w:val="center" w:pos="4513"/>
          <w:tab w:val="right" w:pos="9026"/>
        </w:tabs>
        <w:jc w:val="left"/>
      </w:pPr>
      <w:r w:rsidRPr="00EF2D48">
        <w:tab/>
      </w:r>
      <w:hyperlink r:id="rId9" w:history="1">
        <w:r w:rsidR="00DA3A53" w:rsidRPr="00EF2D48">
          <w:t>https://simple-grocery-store-api.</w:t>
        </w:r>
      </w:hyperlink>
      <w:r w:rsidR="00DA3A53" w:rsidRPr="00EF2D48">
        <w:t>online</w:t>
      </w:r>
      <w:proofErr w:type="gramStart"/>
      <w:r w:rsidR="00DA3A53" w:rsidRPr="00EF2D48">
        <w:t>/(</w:t>
      </w:r>
      <w:proofErr w:type="gramEnd"/>
      <w:r w:rsidR="00DA3A53" w:rsidRPr="00EF2D48">
        <w:t>HTTP only)</w:t>
      </w:r>
      <w:r w:rsidRPr="00EF2D48">
        <w:tab/>
      </w:r>
    </w:p>
    <w:p w14:paraId="3140DFCF" w14:textId="0E85A5CE" w:rsidR="00365C8B" w:rsidRPr="00EF2D48" w:rsidRDefault="00365C8B">
      <w:r w:rsidRPr="00EF2D48">
        <w:br w:type="page"/>
      </w:r>
    </w:p>
    <w:p w14:paraId="38367B72" w14:textId="77777777" w:rsidR="007521A6" w:rsidRPr="00EF2D48" w:rsidRDefault="007521A6" w:rsidP="007521A6"/>
    <w:p w14:paraId="38EED1FC" w14:textId="322CE4E9" w:rsidR="00A85903" w:rsidRPr="00EF2D48" w:rsidRDefault="00A85903" w:rsidP="00E524A7">
      <w:pPr>
        <w:pStyle w:val="Heading1"/>
      </w:pPr>
      <w:bookmarkStart w:id="6" w:name="_Toc238219649"/>
      <w:bookmarkStart w:id="7" w:name="_Toc238220139"/>
      <w:r w:rsidRPr="00EF2D48">
        <w:t>Endpoints</w:t>
      </w:r>
      <w:bookmarkEnd w:id="6"/>
      <w:bookmarkEnd w:id="7"/>
    </w:p>
    <w:sdt>
      <w:sdtP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id w:val="-2040110535"/>
        <w:docPartObj>
          <w:docPartGallery w:val="Table of Contents"/>
          <w:docPartUnique/>
        </w:docPartObj>
      </w:sdtPr>
      <w:sdtContent>
        <w:p w14:paraId="13DE0952" w14:textId="50BBD5C2" w:rsidR="003C2C25" w:rsidRPr="00EF2D48" w:rsidRDefault="003C2C25">
          <w:pPr>
            <w:pStyle w:val="TOCHeading"/>
          </w:pPr>
        </w:p>
        <w:p w14:paraId="17BA24BD" w14:textId="2E650371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r w:rsidRPr="00EF2D48">
            <w:fldChar w:fldCharType="begin"/>
          </w:r>
          <w:r w:rsidRPr="00EF2D48">
            <w:instrText xml:space="preserve"> TOC \o "1-3" \h \z \u </w:instrText>
          </w:r>
          <w:r w:rsidRPr="00EF2D48">
            <w:fldChar w:fldCharType="separate"/>
          </w:r>
          <w:hyperlink w:anchor="_Toc238220136" w:history="1">
            <w:r w:rsidRPr="00EF2D48">
              <w:t>Overview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_Toc238220136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1</w:t>
            </w:r>
            <w:r w:rsidRPr="00EF2D48">
              <w:rPr>
                <w:webHidden/>
              </w:rPr>
              <w:fldChar w:fldCharType="end"/>
            </w:r>
          </w:hyperlink>
        </w:p>
        <w:p w14:paraId="5B202693" w14:textId="198E152C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37" w:history="1">
            <w:r w:rsidRPr="00EF2D48">
              <w:t>API Reference Section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_Toc238220137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2</w:t>
            </w:r>
            <w:r w:rsidRPr="00EF2D48">
              <w:rPr>
                <w:webHidden/>
              </w:rPr>
              <w:fldChar w:fldCharType="end"/>
            </w:r>
          </w:hyperlink>
        </w:p>
        <w:p w14:paraId="7B74ACEA" w14:textId="729996C6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38" w:history="1">
            <w:r w:rsidRPr="00EF2D48">
              <w:t>Grocery Store API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_Toc238220138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2</w:t>
            </w:r>
            <w:r w:rsidRPr="00EF2D48">
              <w:rPr>
                <w:webHidden/>
              </w:rPr>
              <w:fldChar w:fldCharType="end"/>
            </w:r>
          </w:hyperlink>
        </w:p>
        <w:p w14:paraId="461A9334" w14:textId="154744EF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39" w:history="1">
            <w:r w:rsidRPr="00EF2D48">
              <w:t>Endpoints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_Toc238220139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2</w:t>
            </w:r>
            <w:r w:rsidRPr="00EF2D48">
              <w:rPr>
                <w:webHidden/>
              </w:rPr>
              <w:fldChar w:fldCharType="end"/>
            </w:r>
          </w:hyperlink>
        </w:p>
        <w:p w14:paraId="048E1806" w14:textId="3C4AE139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40" w:history="1">
            <w:r w:rsidRPr="00EF2D48">
              <w:t>Status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4</w:t>
            </w:r>
            <w:r w:rsidRPr="00EF2D48">
              <w:rPr>
                <w:webHidden/>
              </w:rPr>
              <w:fldChar w:fldCharType="end"/>
            </w:r>
          </w:hyperlink>
        </w:p>
        <w:p w14:paraId="5A3C4165" w14:textId="1E3097D1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1" w:history="1">
            <w:r w:rsidRPr="00EF2D48">
              <w:t>Example Response: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4</w:t>
            </w:r>
            <w:r w:rsidRPr="00EF2D48">
              <w:rPr>
                <w:webHidden/>
              </w:rPr>
              <w:fldChar w:fldCharType="end"/>
            </w:r>
          </w:hyperlink>
        </w:p>
        <w:p w14:paraId="54A5A7C4" w14:textId="41092F1D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42" w:history="1">
            <w:r w:rsidRPr="00EF2D48">
              <w:t>Products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4</w:t>
            </w:r>
            <w:r w:rsidRPr="00EF2D48">
              <w:rPr>
                <w:webHidden/>
              </w:rPr>
              <w:fldChar w:fldCharType="end"/>
            </w:r>
          </w:hyperlink>
        </w:p>
        <w:p w14:paraId="7221EF81" w14:textId="6702A1CB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43" w:history="1">
            <w:r w:rsidRPr="00EF2D48">
              <w:t>Get all Products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4</w:t>
            </w:r>
            <w:r w:rsidRPr="00EF2D48">
              <w:rPr>
                <w:webHidden/>
              </w:rPr>
              <w:fldChar w:fldCharType="end"/>
            </w:r>
          </w:hyperlink>
        </w:p>
        <w:p w14:paraId="1AEE17E2" w14:textId="5C0BAC5B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4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4</w:t>
            </w:r>
            <w:r w:rsidRPr="00EF2D48">
              <w:rPr>
                <w:webHidden/>
              </w:rPr>
              <w:fldChar w:fldCharType="end"/>
            </w:r>
          </w:hyperlink>
        </w:p>
        <w:p w14:paraId="3B1701DC" w14:textId="1934230A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5" w:history="1">
            <w:r w:rsidRPr="00EF2D48">
              <w:t>Status codes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7CAF16B5" w14:textId="72666540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6" w:history="1">
            <w:r w:rsidRPr="00EF2D48">
              <w:t>Example response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64070A06" w14:textId="123AAFB5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47" w:history="1">
            <w:r w:rsidRPr="00EF2D48">
              <w:t>Get a product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7D187426" w14:textId="1958F240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8" w:history="1">
            <w:r w:rsidRPr="00EF2D48">
              <w:t>Example Request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2E2CCC31" w14:textId="62E57C69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49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_Toc238220149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07A24D58" w14:textId="4B83BA2A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0" w:history="1">
            <w:r w:rsidRPr="00EF2D48">
              <w:t>Status codes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787DDEC4" w14:textId="194D8B3D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1" w:history="1">
            <w:r w:rsidRPr="00EF2D48">
              <w:t>Example Response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0FD7EF14" w14:textId="05B597E7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52" w:history="1">
            <w:r w:rsidRPr="00EF2D48">
              <w:t>Carts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69FB9F11" w14:textId="37E7DEC7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53" w:history="1">
            <w:r w:rsidRPr="00EF2D48">
              <w:t>Get a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5</w:t>
            </w:r>
            <w:r w:rsidRPr="00EF2D48">
              <w:rPr>
                <w:webHidden/>
              </w:rPr>
              <w:fldChar w:fldCharType="end"/>
            </w:r>
          </w:hyperlink>
        </w:p>
        <w:p w14:paraId="75122FFB" w14:textId="017B9D27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4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5C7A419" w14:textId="4255C5C9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5" w:history="1">
            <w:r w:rsidRPr="00EF2D48">
              <w:t>Status codes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66EF2CEB" w14:textId="3E1A8651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56" w:history="1">
            <w:r w:rsidRPr="00EF2D48">
              <w:t>Create a new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009B2B69" w14:textId="7B26999D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7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BDD0E2B" w14:textId="3807802C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8" w:history="1">
            <w:r w:rsidRPr="00EF2D48">
              <w:t>Status codes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4A757C36" w14:textId="57698B3C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59" w:history="1">
            <w:r w:rsidRPr="00EF2D48">
              <w:t>Example response body: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_Toc238220159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182AFAD6" w14:textId="733094BD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60" w:history="1">
            <w:r w:rsidRPr="00EF2D48">
              <w:t>Add an item to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43E5A7B4" w14:textId="514A018F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1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C5F7490" w14:textId="41235503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2" w:history="1">
            <w:r w:rsidRPr="00EF2D48">
              <w:t>Example request body: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5079FCA" w14:textId="0F4A23F0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3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2089DC4E" w14:textId="0D64BC38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64" w:history="1">
            <w:r w:rsidRPr="00EF2D48">
              <w:t>Modify an item in the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63D56098" w14:textId="3C9304E6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5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0BE79345" w14:textId="14DD1A93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6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4E096EB2" w14:textId="25B45D10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67" w:history="1">
            <w:r w:rsidRPr="00EF2D48">
              <w:t>Replace an item in the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AE87815" w14:textId="5647AEC2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8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23539A2B" w14:textId="303FC65F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69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_Toc238220169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594E239C" w14:textId="27A162F6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70" w:history="1">
            <w:r w:rsidRPr="00EF2D48">
              <w:t>Delete an item in the cart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25B8F629" w14:textId="38F4AE43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1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43C8383E" w14:textId="057637E8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2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6</w:t>
            </w:r>
            <w:r w:rsidRPr="00EF2D48">
              <w:rPr>
                <w:webHidden/>
              </w:rPr>
              <w:fldChar w:fldCharType="end"/>
            </w:r>
          </w:hyperlink>
        </w:p>
        <w:p w14:paraId="732288F3" w14:textId="1FCC162B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73" w:history="1">
            <w:r w:rsidRPr="00EF2D48">
              <w:t>Orders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0EECB7BC" w14:textId="59B89CD1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74" w:history="1">
            <w:r w:rsidRPr="00EF2D48">
              <w:t>Get all orders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2A5158AD" w14:textId="2B993626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5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0DC3B33A" w14:textId="5357347E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6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27BF6B66" w14:textId="497F8DBD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77" w:history="1">
            <w:r w:rsidRPr="00EF2D48">
              <w:t>Get a single order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7587EBC9" w14:textId="2B14D791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8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7A6D8603" w14:textId="36223F40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79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_Toc238220179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7</w:t>
            </w:r>
            <w:r w:rsidRPr="00EF2D48">
              <w:rPr>
                <w:webHidden/>
              </w:rPr>
              <w:fldChar w:fldCharType="end"/>
            </w:r>
          </w:hyperlink>
        </w:p>
        <w:p w14:paraId="56BB1501" w14:textId="0E44ABFC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80" w:history="1">
            <w:r w:rsidRPr="00EF2D48">
              <w:t>Create a new order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6221A133" w14:textId="745BBFAD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1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3F321990" w14:textId="5952CA1F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2" w:history="1">
            <w:r w:rsidRPr="00EF2D48">
              <w:t>Example request body: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000B82B5" w14:textId="03BB4DD7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3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54A2019D" w14:textId="4F58AD20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84" w:history="1">
            <w:r w:rsidRPr="00EF2D48">
              <w:t>Update an order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6624D626" w14:textId="6904CE61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5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2E386FC9" w14:textId="3B399BC7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6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8</w:t>
            </w:r>
            <w:r w:rsidRPr="00EF2D48">
              <w:rPr>
                <w:webHidden/>
              </w:rPr>
              <w:fldChar w:fldCharType="end"/>
            </w:r>
          </w:hyperlink>
        </w:p>
        <w:p w14:paraId="46252EC9" w14:textId="7B961B17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7" w:history="1">
            <w:r w:rsidRPr="00EF2D48">
              <w:t>Example request body: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_Toc238220187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1B80BAC6" w14:textId="5F22B018" w:rsidR="003C2C25" w:rsidRPr="00EF2D48" w:rsidRDefault="003C2C25">
          <w:pPr>
            <w:pStyle w:val="TOC2"/>
            <w:tabs>
              <w:tab w:val="right" w:pos="9016"/>
            </w:tabs>
            <w:rPr>
              <w:lang w:val="en-GB" w:eastAsia="en-GB"/>
            </w:rPr>
          </w:pPr>
          <w:hyperlink w:anchor="_Toc238220188" w:history="1">
            <w:r w:rsidRPr="00EF2D48">
              <w:t>Delete an order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_Toc238220188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348A0B08" w14:textId="00D4A6DF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89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_Toc238220189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2ED6083A" w14:textId="55374DCB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90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_Toc238220190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64065623" w14:textId="18F5A8C8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91" w:history="1">
            <w:r w:rsidRPr="00EF2D48">
              <w:t>API Authentication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_Toc238220191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622357FA" w14:textId="2089E56B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92" w:history="1">
            <w:r w:rsidRPr="00EF2D48">
              <w:t>Example: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_Toc238220192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00F2F4CE" w14:textId="6F43AFEE" w:rsidR="003C2C25" w:rsidRPr="00EF2D48" w:rsidRDefault="003C2C25">
          <w:pPr>
            <w:pStyle w:val="TOC1"/>
            <w:tabs>
              <w:tab w:val="right" w:pos="9016"/>
            </w:tabs>
            <w:rPr>
              <w:lang w:val="en-GB" w:eastAsia="en-GB"/>
            </w:rPr>
          </w:pPr>
          <w:hyperlink w:anchor="_Toc238220193" w:history="1">
            <w:r w:rsidRPr="00EF2D48">
              <w:t>Register a new API client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_Toc238220193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03A6344B" w14:textId="194DC12E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94" w:history="1">
            <w:r w:rsidRPr="00EF2D48">
              <w:t>Parameters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_Toc238220194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1A30D03B" w14:textId="224DF5F1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95" w:history="1">
            <w:r w:rsidRPr="00EF2D48">
              <w:t>Status codes: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_Toc238220195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9</w:t>
            </w:r>
            <w:r w:rsidRPr="00EF2D48">
              <w:rPr>
                <w:webHidden/>
              </w:rPr>
              <w:fldChar w:fldCharType="end"/>
            </w:r>
          </w:hyperlink>
        </w:p>
        <w:p w14:paraId="5DB12222" w14:textId="06921DEE" w:rsidR="003C2C25" w:rsidRPr="00EF2D48" w:rsidRDefault="003C2C25">
          <w:pPr>
            <w:pStyle w:val="TOC3"/>
            <w:tabs>
              <w:tab w:val="right" w:pos="9016"/>
            </w:tabs>
            <w:rPr>
              <w:lang w:val="en-GB" w:eastAsia="en-GB"/>
            </w:rPr>
          </w:pPr>
          <w:hyperlink w:anchor="_Toc238220196" w:history="1">
            <w:r w:rsidRPr="00EF2D48">
              <w:t>Example request body:</w:t>
            </w:r>
            <w:r w:rsidRPr="00EF2D48">
              <w:rPr>
                <w:webHidden/>
              </w:rPr>
              <w:tab/>
            </w:r>
            <w:r w:rsidRPr="00EF2D48">
              <w:rPr>
                <w:webHidden/>
              </w:rPr>
              <w:fldChar w:fldCharType="begin"/>
            </w:r>
            <w:r w:rsidRPr="00EF2D48">
              <w:rPr>
                <w:webHidden/>
              </w:rPr>
              <w:instrText xml:space="preserve"> PAGEREF _Toc238220196 \h </w:instrText>
            </w:r>
            <w:r w:rsidRPr="00EF2D48">
              <w:rPr>
                <w:webHidden/>
              </w:rPr>
            </w:r>
            <w:r w:rsidRPr="00EF2D48">
              <w:rPr>
                <w:webHidden/>
              </w:rPr>
              <w:fldChar w:fldCharType="separate"/>
            </w:r>
            <w:r w:rsidRPr="00EF2D48">
              <w:rPr>
                <w:webHidden/>
              </w:rPr>
              <w:t>10</w:t>
            </w:r>
            <w:r w:rsidRPr="00EF2D48">
              <w:rPr>
                <w:webHidden/>
              </w:rPr>
              <w:fldChar w:fldCharType="end"/>
            </w:r>
          </w:hyperlink>
        </w:p>
        <w:p w14:paraId="4818470F" w14:textId="2E92E19E" w:rsidR="003C2C25" w:rsidRPr="00EF2D48" w:rsidRDefault="003C2C25">
          <w:r w:rsidRPr="00EF2D48">
            <w:fldChar w:fldCharType="end"/>
          </w:r>
        </w:p>
      </w:sdtContent>
    </w:sdt>
    <w:p w14:paraId="5489C309" w14:textId="39B0EE07" w:rsidR="008C5AF5" w:rsidRPr="00EF2D48" w:rsidRDefault="008C5AF5" w:rsidP="008C5AF5"/>
    <w:p w14:paraId="3CFA86B8" w14:textId="77777777" w:rsidR="00A85903" w:rsidRPr="00EF2D48" w:rsidRDefault="00A85903" w:rsidP="00EC318E">
      <w:pPr>
        <w:pStyle w:val="Heading1"/>
      </w:pPr>
      <w:bookmarkStart w:id="8" w:name="_Toc238219650"/>
      <w:bookmarkStart w:id="9" w:name="_Toc238220140"/>
      <w:r w:rsidRPr="00EF2D48">
        <w:lastRenderedPageBreak/>
        <w:t>Status</w:t>
      </w:r>
      <w:bookmarkEnd w:id="8"/>
      <w:bookmarkEnd w:id="9"/>
    </w:p>
    <w:p w14:paraId="1CF878A3" w14:textId="3AE138B7" w:rsidR="00E32D7A" w:rsidRPr="00EF2D48" w:rsidRDefault="00E32D7A" w:rsidP="00E32D7A">
      <w:r w:rsidRPr="00EF2D48">
        <w:t>Check</w:t>
      </w:r>
      <w:r w:rsidR="00F17C36" w:rsidRPr="00EF2D48">
        <w:t>s whether the API is working.</w:t>
      </w:r>
    </w:p>
    <w:p w14:paraId="489CD4DC" w14:textId="2FC04229" w:rsidR="00122B21" w:rsidRPr="00EF2D48" w:rsidRDefault="008E1DCB" w:rsidP="00122B21">
      <w:pPr>
        <w:pStyle w:val="Subtitle"/>
      </w:pPr>
      <w:r w:rsidRPr="00EF2D48">
        <w:t xml:space="preserve">Endpoint: </w:t>
      </w:r>
      <w:r w:rsidR="00122B21" w:rsidRPr="00EF2D48">
        <w:t xml:space="preserve">Get </w:t>
      </w:r>
      <w:r w:rsidR="001A1929" w:rsidRPr="00EF2D48">
        <w:t>/</w:t>
      </w:r>
      <w:r w:rsidR="00122B21" w:rsidRPr="00EF2D48">
        <w:t>Status</w:t>
      </w:r>
    </w:p>
    <w:p w14:paraId="79048FE3" w14:textId="5DF7E4F6" w:rsidR="001A1929" w:rsidRPr="00EF2D48" w:rsidRDefault="001A1929" w:rsidP="001A1929">
      <w:r w:rsidRPr="00EF2D48">
        <w:t>Returns the status of the API.</w:t>
      </w:r>
    </w:p>
    <w:p w14:paraId="44BCFC7E" w14:textId="4FA0FCF9" w:rsidR="001A1929" w:rsidRPr="00EF2D48" w:rsidRDefault="007575C9" w:rsidP="00C22133">
      <w:pPr>
        <w:pStyle w:val="Heading3"/>
      </w:pPr>
      <w:bookmarkStart w:id="10" w:name="_Toc238219651"/>
      <w:bookmarkStart w:id="11" w:name="_Toc238220141"/>
      <w:r w:rsidRPr="00EF2D48">
        <w:t>E</w:t>
      </w:r>
      <w:r w:rsidR="001A1929" w:rsidRPr="00EF2D48">
        <w:t>xample</w:t>
      </w:r>
      <w:r w:rsidRPr="00EF2D48">
        <w:t xml:space="preserve"> Response</w:t>
      </w:r>
      <w:r w:rsidR="001A1929" w:rsidRPr="00EF2D48">
        <w:t>:</w:t>
      </w:r>
      <w:bookmarkEnd w:id="10"/>
      <w:bookmarkEnd w:id="11"/>
    </w:p>
    <w:p w14:paraId="59B88DEC" w14:textId="77777777" w:rsidR="00122B21" w:rsidRPr="00EF2D48" w:rsidRDefault="00122B21" w:rsidP="00122B21">
      <w:pPr>
        <w:pStyle w:val="CodeBlock"/>
      </w:pPr>
      <w:r w:rsidRPr="00EF2D48">
        <w:t>{</w:t>
      </w:r>
    </w:p>
    <w:p w14:paraId="18297DD7" w14:textId="77777777" w:rsidR="00122B21" w:rsidRPr="00EF2D48" w:rsidRDefault="00122B21" w:rsidP="00122B21">
      <w:pPr>
        <w:pStyle w:val="CodeBlock"/>
      </w:pPr>
      <w:r w:rsidRPr="00EF2D48">
        <w:t xml:space="preserve">    "status": "UP"</w:t>
      </w:r>
    </w:p>
    <w:p w14:paraId="508F951C" w14:textId="0ACD5230" w:rsidR="00122B21" w:rsidRPr="00EF2D48" w:rsidRDefault="00122B21" w:rsidP="00122B21">
      <w:pPr>
        <w:pStyle w:val="CodeBlock"/>
      </w:pPr>
      <w:r w:rsidRPr="00EF2D48">
        <w:t>}</w:t>
      </w:r>
    </w:p>
    <w:p w14:paraId="088CF401" w14:textId="4ACC49AA" w:rsidR="007575C9" w:rsidRPr="00EF2D48" w:rsidRDefault="007575C9" w:rsidP="007575C9">
      <w:pPr>
        <w:pStyle w:val="Description"/>
      </w:pPr>
      <w:r w:rsidRPr="00EF2D48">
        <w:t>Status UP indicates that the API is running as expected.</w:t>
      </w:r>
    </w:p>
    <w:p w14:paraId="54C74863" w14:textId="3D426EB1" w:rsidR="00D83DE3" w:rsidRPr="00EF2D48" w:rsidRDefault="00D83DE3" w:rsidP="007575C9">
      <w:pPr>
        <w:pStyle w:val="Description"/>
      </w:pPr>
      <w:r w:rsidRPr="00EF2D48">
        <w:t xml:space="preserve">No response </w:t>
      </w:r>
      <w:r w:rsidR="000A51E5" w:rsidRPr="00EF2D48">
        <w:t>/ API is not functioning correctly.</w:t>
      </w:r>
    </w:p>
    <w:p w14:paraId="458B7F42" w14:textId="77A95314" w:rsidR="00A85903" w:rsidRPr="00EF2D48" w:rsidRDefault="00A85903" w:rsidP="00A85903">
      <w:pPr>
        <w:pStyle w:val="Heading1"/>
      </w:pPr>
      <w:bookmarkStart w:id="12" w:name="_Toc238219652"/>
      <w:bookmarkStart w:id="13" w:name="_Toc238220142"/>
      <w:r w:rsidRPr="00EF2D48">
        <w:t>Products</w:t>
      </w:r>
      <w:bookmarkEnd w:id="12"/>
      <w:bookmarkEnd w:id="13"/>
    </w:p>
    <w:p w14:paraId="38D3F6D5" w14:textId="0F822A94" w:rsidR="00A85903" w:rsidRPr="00EF2D48" w:rsidRDefault="00A85903" w:rsidP="008011BA">
      <w:pPr>
        <w:pStyle w:val="Heading2"/>
      </w:pPr>
      <w:bookmarkStart w:id="14" w:name="_Toc238219653"/>
      <w:bookmarkStart w:id="15" w:name="_Toc238220143"/>
      <w:r w:rsidRPr="00EF2D48">
        <w:t>Get all Products</w:t>
      </w:r>
      <w:bookmarkEnd w:id="14"/>
      <w:bookmarkEnd w:id="15"/>
    </w:p>
    <w:p w14:paraId="0573FEEE" w14:textId="57F5E623" w:rsidR="008011BA" w:rsidRPr="00EF2D48" w:rsidRDefault="008E1DCB" w:rsidP="008011BA">
      <w:pPr>
        <w:pStyle w:val="Subtitle"/>
      </w:pPr>
      <w:r w:rsidRPr="00EF2D48">
        <w:t>Endpoint:</w:t>
      </w:r>
      <w:r w:rsidR="00754878" w:rsidRPr="00EF2D48">
        <w:t xml:space="preserve"> </w:t>
      </w:r>
      <w:r w:rsidR="008011BA" w:rsidRPr="00EF2D48">
        <w:t>GET/products</w:t>
      </w:r>
    </w:p>
    <w:p w14:paraId="5C908139" w14:textId="6C3C73C7" w:rsidR="00A85903" w:rsidRPr="00EF2D48" w:rsidRDefault="008011BA" w:rsidP="008011BA">
      <w:pPr>
        <w:pStyle w:val="Heading3"/>
      </w:pPr>
      <w:bookmarkStart w:id="16" w:name="_Toc238219654"/>
      <w:bookmarkStart w:id="17" w:name="_Toc238220144"/>
      <w:r w:rsidRPr="00EF2D48">
        <w:t>Parameters</w:t>
      </w:r>
      <w:bookmarkEnd w:id="16"/>
      <w:bookmarkEnd w:id="17"/>
    </w:p>
    <w:p w14:paraId="6E0FAF3C" w14:textId="65FC0801" w:rsidR="008011BA" w:rsidRPr="00EF2D48" w:rsidRDefault="004A386C" w:rsidP="008011BA">
      <w:r w:rsidRPr="00EF2D48">
        <w:t>No parameters required.</w:t>
      </w:r>
    </w:p>
    <w:p w14:paraId="488193F0" w14:textId="5B0CD214" w:rsidR="00A85903" w:rsidRPr="00EF2D48" w:rsidRDefault="008011BA" w:rsidP="008011BA">
      <w:pPr>
        <w:pStyle w:val="Heading3"/>
      </w:pPr>
      <w:bookmarkStart w:id="18" w:name="_Toc238219655"/>
      <w:bookmarkStart w:id="19" w:name="_Toc238220145"/>
      <w:r w:rsidRPr="00EF2D48">
        <w:t>Status codes</w:t>
      </w:r>
      <w:bookmarkEnd w:id="18"/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9446BD" w:rsidRPr="00EF2D48" w14:paraId="3FF76AA7" w14:textId="77777777" w:rsidTr="009446BD">
        <w:trPr>
          <w:trHeight w:val="567"/>
        </w:trPr>
        <w:tc>
          <w:tcPr>
            <w:tcW w:w="4621" w:type="dxa"/>
            <w:shd w:val="clear" w:color="auto" w:fill="8064A2" w:themeFill="accent4"/>
          </w:tcPr>
          <w:p w14:paraId="0C87B926" w14:textId="0D394E25" w:rsidR="009446BD" w:rsidRPr="00EF2D48" w:rsidRDefault="009446BD" w:rsidP="009446BD">
            <w:pPr>
              <w:jc w:val="center"/>
            </w:pPr>
            <w:r w:rsidRPr="00EF2D48">
              <w:t>Status code</w:t>
            </w:r>
          </w:p>
        </w:tc>
        <w:tc>
          <w:tcPr>
            <w:tcW w:w="4621" w:type="dxa"/>
            <w:shd w:val="clear" w:color="auto" w:fill="8064A2" w:themeFill="accent4"/>
          </w:tcPr>
          <w:p w14:paraId="4DD6AEA9" w14:textId="0CF0B04F" w:rsidR="009446BD" w:rsidRPr="00EF2D48" w:rsidRDefault="009446BD" w:rsidP="009446BD">
            <w:pPr>
              <w:jc w:val="center"/>
            </w:pPr>
            <w:r w:rsidRPr="00EF2D48">
              <w:t>Description</w:t>
            </w:r>
          </w:p>
        </w:tc>
      </w:tr>
      <w:tr w:rsidR="009446BD" w:rsidRPr="00EF2D48" w14:paraId="260DC0E7" w14:textId="77777777" w:rsidTr="009446BD">
        <w:trPr>
          <w:trHeight w:val="567"/>
        </w:trPr>
        <w:tc>
          <w:tcPr>
            <w:tcW w:w="4621" w:type="dxa"/>
            <w:shd w:val="clear" w:color="auto" w:fill="FFFFFF" w:themeFill="background1"/>
          </w:tcPr>
          <w:p w14:paraId="34A8577C" w14:textId="2A223BAB" w:rsidR="009446BD" w:rsidRPr="00EF2D48" w:rsidRDefault="00900CFA" w:rsidP="004F680E">
            <w:pPr>
              <w:spacing w:line="480" w:lineRule="auto"/>
            </w:pPr>
            <w:r w:rsidRPr="00EF2D48">
              <w:t>200</w:t>
            </w:r>
          </w:p>
        </w:tc>
        <w:tc>
          <w:tcPr>
            <w:tcW w:w="4621" w:type="dxa"/>
            <w:shd w:val="clear" w:color="auto" w:fill="FFFFFF" w:themeFill="background1"/>
          </w:tcPr>
          <w:p w14:paraId="3930F402" w14:textId="0C8EEFB0" w:rsidR="009446BD" w:rsidRPr="00EF2D48" w:rsidRDefault="00A00BC7" w:rsidP="009446BD">
            <w:r w:rsidRPr="00EF2D48">
              <w:t xml:space="preserve">Product found </w:t>
            </w:r>
            <w:r w:rsidR="00413452" w:rsidRPr="00EF2D48">
              <w:t>successfully</w:t>
            </w:r>
          </w:p>
        </w:tc>
      </w:tr>
      <w:tr w:rsidR="009446BD" w:rsidRPr="00EF2D48" w14:paraId="3C800FD9" w14:textId="77777777" w:rsidTr="009446BD">
        <w:trPr>
          <w:trHeight w:val="567"/>
        </w:trPr>
        <w:tc>
          <w:tcPr>
            <w:tcW w:w="4621" w:type="dxa"/>
          </w:tcPr>
          <w:p w14:paraId="11C359AB" w14:textId="6DD7DFA0" w:rsidR="009446BD" w:rsidRPr="00EF2D48" w:rsidRDefault="00A00BC7" w:rsidP="009446BD">
            <w:r w:rsidRPr="00EF2D48">
              <w:t>404</w:t>
            </w:r>
          </w:p>
        </w:tc>
        <w:tc>
          <w:tcPr>
            <w:tcW w:w="4621" w:type="dxa"/>
          </w:tcPr>
          <w:p w14:paraId="0E53B62A" w14:textId="17F1D311" w:rsidR="009446BD" w:rsidRPr="00EF2D48" w:rsidRDefault="00413452" w:rsidP="009446BD">
            <w:r w:rsidRPr="00EF2D48">
              <w:t>Not found</w:t>
            </w:r>
          </w:p>
        </w:tc>
      </w:tr>
    </w:tbl>
    <w:p w14:paraId="6AC30B1E" w14:textId="73598DF4" w:rsidR="00ED6EAD" w:rsidRPr="00EF2D48" w:rsidRDefault="00ED6EAD" w:rsidP="009446BD"/>
    <w:p w14:paraId="4DA7BDEE" w14:textId="77777777" w:rsidR="00ED6EAD" w:rsidRPr="00EF2D48" w:rsidRDefault="00ED6EAD">
      <w:r w:rsidRPr="00EF2D48">
        <w:br w:type="page"/>
      </w:r>
    </w:p>
    <w:p w14:paraId="63133809" w14:textId="77777777" w:rsidR="009446BD" w:rsidRPr="00EF2D48" w:rsidRDefault="009446BD" w:rsidP="009446BD"/>
    <w:p w14:paraId="74CE3D82" w14:textId="45093F8A" w:rsidR="008011BA" w:rsidRPr="00EF2D48" w:rsidRDefault="008011BA" w:rsidP="008011BA">
      <w:pPr>
        <w:pStyle w:val="Heading3"/>
      </w:pPr>
      <w:bookmarkStart w:id="20" w:name="_Toc238219656"/>
      <w:bookmarkStart w:id="21" w:name="_Toc238220146"/>
      <w:r w:rsidRPr="00EF2D48">
        <w:t>Example response</w:t>
      </w:r>
      <w:bookmarkEnd w:id="20"/>
      <w:bookmarkEnd w:id="21"/>
    </w:p>
    <w:p w14:paraId="47B45CCE" w14:textId="77777777" w:rsidR="00030BA5" w:rsidRPr="00EF2D48" w:rsidRDefault="00030BA5" w:rsidP="002616FF">
      <w:pPr>
        <w:pStyle w:val="CodeBlock"/>
      </w:pPr>
      <w:r w:rsidRPr="00EF2D48">
        <w:t>{</w:t>
      </w:r>
    </w:p>
    <w:p w14:paraId="6D5915D6" w14:textId="77777777" w:rsidR="00030BA5" w:rsidRPr="00EF2D48" w:rsidRDefault="00030BA5" w:rsidP="002616FF">
      <w:pPr>
        <w:pStyle w:val="CodeBlock"/>
      </w:pPr>
      <w:r w:rsidRPr="00EF2D48">
        <w:t xml:space="preserve">        "id": 6483,</w:t>
      </w:r>
    </w:p>
    <w:p w14:paraId="0DA7AC21" w14:textId="77777777" w:rsidR="00030BA5" w:rsidRPr="00EF2D48" w:rsidRDefault="00030BA5" w:rsidP="002616FF">
      <w:pPr>
        <w:pStyle w:val="CodeBlock"/>
      </w:pPr>
      <w:r w:rsidRPr="00EF2D48">
        <w:t xml:space="preserve">        "category": "candy",</w:t>
      </w:r>
    </w:p>
    <w:p w14:paraId="74832B5A" w14:textId="77777777" w:rsidR="00030BA5" w:rsidRPr="00EF2D48" w:rsidRDefault="00030BA5" w:rsidP="002616FF">
      <w:pPr>
        <w:pStyle w:val="CodeBlock"/>
      </w:pPr>
      <w:r w:rsidRPr="00EF2D48">
        <w:t xml:space="preserve">        "name": "Cadbury Milk Chocolate",</w:t>
      </w:r>
    </w:p>
    <w:p w14:paraId="672312D4" w14:textId="77777777" w:rsidR="00030BA5" w:rsidRPr="00EF2D48" w:rsidRDefault="00030BA5" w:rsidP="002616FF">
      <w:pPr>
        <w:pStyle w:val="CodeBlock"/>
      </w:pPr>
      <w:r w:rsidRPr="00EF2D48">
        <w:t xml:space="preserve">        "</w:t>
      </w:r>
      <w:proofErr w:type="spellStart"/>
      <w:r w:rsidRPr="00EF2D48">
        <w:t>inStock</w:t>
      </w:r>
      <w:proofErr w:type="spellEnd"/>
      <w:r w:rsidRPr="00EF2D48">
        <w:t>": true</w:t>
      </w:r>
    </w:p>
    <w:p w14:paraId="0A26CE22" w14:textId="2CA05885" w:rsidR="00203069" w:rsidRPr="00EF2D48" w:rsidRDefault="00030BA5" w:rsidP="002616FF">
      <w:pPr>
        <w:pStyle w:val="CodeBlock"/>
      </w:pPr>
      <w:r w:rsidRPr="00EF2D48">
        <w:t xml:space="preserve">    }</w:t>
      </w:r>
    </w:p>
    <w:p w14:paraId="36609AC9" w14:textId="1580ABE1" w:rsidR="009446BD" w:rsidRPr="00EF2D48" w:rsidRDefault="009446BD" w:rsidP="009446BD">
      <w:pPr>
        <w:pStyle w:val="Heading2"/>
      </w:pPr>
      <w:bookmarkStart w:id="22" w:name="_Toc238219657"/>
      <w:bookmarkStart w:id="23" w:name="_Toc238220147"/>
      <w:r w:rsidRPr="00EF2D48">
        <w:t>Get a product</w:t>
      </w:r>
      <w:bookmarkEnd w:id="22"/>
      <w:bookmarkEnd w:id="23"/>
    </w:p>
    <w:p w14:paraId="518137BC" w14:textId="650335AC" w:rsidR="009446BD" w:rsidRPr="00EF2D48" w:rsidRDefault="00754878" w:rsidP="009446BD">
      <w:pPr>
        <w:pStyle w:val="Subtitle"/>
      </w:pPr>
      <w:r w:rsidRPr="00EF2D48">
        <w:t xml:space="preserve">Endpoint: </w:t>
      </w:r>
      <w:r w:rsidR="009446BD" w:rsidRPr="00EF2D48">
        <w:t>Get/product</w:t>
      </w:r>
      <w:proofErr w:type="gramStart"/>
      <w:r w:rsidR="009446BD" w:rsidRPr="00EF2D48">
        <w:t>/:</w:t>
      </w:r>
      <w:proofErr w:type="spellStart"/>
      <w:r w:rsidR="009446BD" w:rsidRPr="00EF2D48">
        <w:t>productId</w:t>
      </w:r>
      <w:proofErr w:type="spellEnd"/>
      <w:proofErr w:type="gramEnd"/>
    </w:p>
    <w:p w14:paraId="725B7C50" w14:textId="26461CD5" w:rsidR="009446BD" w:rsidRPr="00EF2D48" w:rsidRDefault="006A0186" w:rsidP="006A0186">
      <w:pPr>
        <w:pStyle w:val="Heading3"/>
      </w:pPr>
      <w:bookmarkStart w:id="24" w:name="_Toc238219658"/>
      <w:bookmarkStart w:id="25" w:name="_Toc238220148"/>
      <w:r w:rsidRPr="00EF2D48">
        <w:t>Example Request</w:t>
      </w:r>
      <w:bookmarkEnd w:id="24"/>
      <w:bookmarkEnd w:id="25"/>
    </w:p>
    <w:p w14:paraId="3A67763D" w14:textId="26866CBD" w:rsidR="002422D8" w:rsidRPr="00EF2D48" w:rsidRDefault="00C21C76" w:rsidP="002422D8">
      <w:r w:rsidRPr="00EF2D48">
        <w:t>Product by Id:</w:t>
      </w:r>
      <w:r w:rsidR="00652956" w:rsidRPr="00EF2D48">
        <w:t xml:space="preserve"> </w:t>
      </w:r>
      <w:hyperlink r:id="rId10" w:history="1">
        <w:r w:rsidR="00652956" w:rsidRPr="00EF2D48">
          <w:t>https://simple-grocery-store-api.glitch.me/products/:productId?=5477</w:t>
        </w:r>
      </w:hyperlink>
    </w:p>
    <w:p w14:paraId="238603CC" w14:textId="5DFE72F2" w:rsidR="002F646C" w:rsidRPr="00EF2D48" w:rsidRDefault="002F646C" w:rsidP="002422D8">
      <w:r w:rsidRPr="00EF2D48">
        <w:t>https://simple-grocery-store-api.glitch.me/products/:productId?=4623</w:t>
      </w:r>
    </w:p>
    <w:p w14:paraId="54A487BA" w14:textId="3B9026DB" w:rsidR="00652956" w:rsidRPr="00EF2D48" w:rsidRDefault="00652956" w:rsidP="002422D8">
      <w:r w:rsidRPr="00EF2D48">
        <w:t>Product by name: https://simple-grocery-store-api.glitch.me/products?category=coffee&amp;results=5&amp;available =true</w:t>
      </w:r>
    </w:p>
    <w:p w14:paraId="2EE2732B" w14:textId="3AC51BEC" w:rsidR="006A0186" w:rsidRPr="00EF2D48" w:rsidRDefault="006A0186" w:rsidP="006A0186">
      <w:pPr>
        <w:pStyle w:val="Heading3"/>
      </w:pPr>
      <w:bookmarkStart w:id="26" w:name="_Toc238219659"/>
      <w:bookmarkStart w:id="27" w:name="_Toc238220149"/>
      <w:r w:rsidRPr="00EF2D48">
        <w:t>Parameters</w:t>
      </w:r>
      <w:bookmarkEnd w:id="26"/>
      <w:bookmarkEnd w:id="27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A0186" w:rsidRPr="00EF2D48" w14:paraId="5FD8DA98" w14:textId="77777777" w:rsidTr="006A0186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484B455B" w14:textId="77777777" w:rsidR="006A0186" w:rsidRPr="00EF2D48" w:rsidRDefault="006A0186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0AB09744" w14:textId="77777777" w:rsidR="006A0186" w:rsidRPr="00EF2D48" w:rsidRDefault="006A0186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33A7D210" w14:textId="77777777" w:rsidR="006A0186" w:rsidRPr="00EF2D48" w:rsidRDefault="006A0186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483278CB" w14:textId="77777777" w:rsidR="006A0186" w:rsidRPr="00EF2D48" w:rsidRDefault="006A0186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5350DA70" w14:textId="77777777" w:rsidR="006A0186" w:rsidRPr="00EF2D48" w:rsidRDefault="006A0186" w:rsidP="00AA7F24">
            <w:pPr>
              <w:jc w:val="center"/>
            </w:pPr>
            <w:r w:rsidRPr="00EF2D48">
              <w:t>Description</w:t>
            </w:r>
          </w:p>
        </w:tc>
      </w:tr>
      <w:tr w:rsidR="006A0186" w:rsidRPr="00EF2D48" w14:paraId="246145F1" w14:textId="77777777" w:rsidTr="006A0186">
        <w:trPr>
          <w:trHeight w:hRule="exact" w:val="567"/>
        </w:trPr>
        <w:tc>
          <w:tcPr>
            <w:tcW w:w="1847" w:type="dxa"/>
          </w:tcPr>
          <w:p w14:paraId="1D46E63E" w14:textId="7E653949" w:rsidR="006A0186" w:rsidRPr="00EF2D48" w:rsidRDefault="00B73747" w:rsidP="00AA7F24">
            <w:proofErr w:type="spellStart"/>
            <w:r w:rsidRPr="00EF2D48">
              <w:t>productId</w:t>
            </w:r>
            <w:proofErr w:type="spellEnd"/>
          </w:p>
        </w:tc>
        <w:tc>
          <w:tcPr>
            <w:tcW w:w="1848" w:type="dxa"/>
          </w:tcPr>
          <w:p w14:paraId="43FB9704" w14:textId="043B2ADC" w:rsidR="006A0186" w:rsidRPr="00EF2D48" w:rsidRDefault="00B73747" w:rsidP="00AA7F24">
            <w:r w:rsidRPr="00EF2D48">
              <w:t>Integer</w:t>
            </w:r>
          </w:p>
        </w:tc>
        <w:tc>
          <w:tcPr>
            <w:tcW w:w="1849" w:type="dxa"/>
          </w:tcPr>
          <w:p w14:paraId="25DD3AAA" w14:textId="3EEB88A8" w:rsidR="006A0186" w:rsidRPr="00EF2D48" w:rsidRDefault="00B73747" w:rsidP="00AA7F24">
            <w:r w:rsidRPr="00EF2D48">
              <w:t>path</w:t>
            </w:r>
          </w:p>
        </w:tc>
        <w:tc>
          <w:tcPr>
            <w:tcW w:w="1849" w:type="dxa"/>
          </w:tcPr>
          <w:p w14:paraId="332046CD" w14:textId="7456C19E" w:rsidR="006A0186" w:rsidRPr="00EF2D48" w:rsidRDefault="00B73747" w:rsidP="00AA7F24">
            <w:r w:rsidRPr="00EF2D48">
              <w:t>yes</w:t>
            </w:r>
          </w:p>
        </w:tc>
        <w:tc>
          <w:tcPr>
            <w:tcW w:w="1849" w:type="dxa"/>
          </w:tcPr>
          <w:p w14:paraId="78490567" w14:textId="19BFA77F" w:rsidR="006A0186" w:rsidRPr="00EF2D48" w:rsidRDefault="00B73747" w:rsidP="00AA7F24">
            <w:r w:rsidRPr="00EF2D48">
              <w:t>Unique Id of the product</w:t>
            </w:r>
          </w:p>
        </w:tc>
      </w:tr>
      <w:tr w:rsidR="006A0186" w:rsidRPr="00EF2D48" w14:paraId="37FC588E" w14:textId="77777777" w:rsidTr="006A0186">
        <w:trPr>
          <w:trHeight w:hRule="exact" w:val="567"/>
        </w:trPr>
        <w:tc>
          <w:tcPr>
            <w:tcW w:w="1847" w:type="dxa"/>
          </w:tcPr>
          <w:p w14:paraId="42C4FC67" w14:textId="3712D2E3" w:rsidR="006A0186" w:rsidRPr="00EF2D48" w:rsidRDefault="00652956" w:rsidP="00AA7F24">
            <w:r w:rsidRPr="00EF2D48">
              <w:t>Product by name</w:t>
            </w:r>
          </w:p>
        </w:tc>
        <w:tc>
          <w:tcPr>
            <w:tcW w:w="1848" w:type="dxa"/>
          </w:tcPr>
          <w:p w14:paraId="1A13CAB2" w14:textId="5DF4C3FA" w:rsidR="006A0186" w:rsidRPr="00EF2D48" w:rsidRDefault="0050295B" w:rsidP="00AA7F24">
            <w:r w:rsidRPr="00EF2D48">
              <w:t>string</w:t>
            </w:r>
          </w:p>
        </w:tc>
        <w:tc>
          <w:tcPr>
            <w:tcW w:w="1849" w:type="dxa"/>
          </w:tcPr>
          <w:p w14:paraId="0453C8E3" w14:textId="3A7FC9FF" w:rsidR="006A0186" w:rsidRPr="00EF2D48" w:rsidRDefault="0050295B" w:rsidP="00AA7F24">
            <w:r w:rsidRPr="00EF2D48">
              <w:t>path</w:t>
            </w:r>
          </w:p>
        </w:tc>
        <w:tc>
          <w:tcPr>
            <w:tcW w:w="1849" w:type="dxa"/>
          </w:tcPr>
          <w:p w14:paraId="1D4E651D" w14:textId="055CD6FB" w:rsidR="006A0186" w:rsidRPr="00EF2D48" w:rsidRDefault="00332AFC" w:rsidP="00AA7F24">
            <w:r w:rsidRPr="00EF2D48">
              <w:t>yes</w:t>
            </w:r>
          </w:p>
        </w:tc>
        <w:tc>
          <w:tcPr>
            <w:tcW w:w="1849" w:type="dxa"/>
          </w:tcPr>
          <w:p w14:paraId="6389C94C" w14:textId="795D49BD" w:rsidR="006A0186" w:rsidRPr="00EF2D48" w:rsidRDefault="00332AFC" w:rsidP="00AA7F24">
            <w:r w:rsidRPr="00EF2D48">
              <w:t>Item found</w:t>
            </w:r>
          </w:p>
        </w:tc>
      </w:tr>
    </w:tbl>
    <w:p w14:paraId="1EE813C6" w14:textId="77777777" w:rsidR="006A0186" w:rsidRPr="00EF2D48" w:rsidRDefault="006A0186" w:rsidP="006A0186"/>
    <w:p w14:paraId="3BBA5071" w14:textId="3B5A7966" w:rsidR="006A0186" w:rsidRPr="00EF2D48" w:rsidRDefault="006A0186" w:rsidP="006A0186">
      <w:pPr>
        <w:pStyle w:val="Heading3"/>
      </w:pPr>
      <w:bookmarkStart w:id="28" w:name="_Toc238219660"/>
      <w:bookmarkStart w:id="29" w:name="_Toc238220150"/>
      <w:r w:rsidRPr="00EF2D48">
        <w:t>Status codes</w:t>
      </w:r>
      <w:bookmarkEnd w:id="28"/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6A0186" w:rsidRPr="00EF2D48" w14:paraId="3E9D4C4B" w14:textId="77777777" w:rsidTr="006E5EB6">
        <w:trPr>
          <w:trHeight w:val="567"/>
        </w:trPr>
        <w:tc>
          <w:tcPr>
            <w:tcW w:w="4497" w:type="dxa"/>
            <w:shd w:val="clear" w:color="auto" w:fill="8064A2" w:themeFill="accent4"/>
          </w:tcPr>
          <w:p w14:paraId="5428B7D3" w14:textId="77777777" w:rsidR="006A0186" w:rsidRPr="00EF2D48" w:rsidRDefault="006A0186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519" w:type="dxa"/>
            <w:shd w:val="clear" w:color="auto" w:fill="8064A2" w:themeFill="accent4"/>
          </w:tcPr>
          <w:p w14:paraId="3920E927" w14:textId="77777777" w:rsidR="006A0186" w:rsidRPr="00EF2D48" w:rsidRDefault="006A0186" w:rsidP="00AA7F24">
            <w:pPr>
              <w:jc w:val="center"/>
            </w:pPr>
            <w:r w:rsidRPr="00EF2D48">
              <w:t>Description</w:t>
            </w:r>
          </w:p>
        </w:tc>
      </w:tr>
      <w:tr w:rsidR="006A0186" w:rsidRPr="00EF2D48" w14:paraId="723EB1A4" w14:textId="77777777" w:rsidTr="006E5EB6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3384ABE5" w14:textId="196278C1" w:rsidR="006A0186" w:rsidRPr="00EF2D48" w:rsidRDefault="00332AFC" w:rsidP="00AA7F24">
            <w:r w:rsidRPr="00EF2D48">
              <w:t>200</w:t>
            </w:r>
          </w:p>
        </w:tc>
        <w:tc>
          <w:tcPr>
            <w:tcW w:w="4519" w:type="dxa"/>
            <w:shd w:val="clear" w:color="auto" w:fill="FFFFFF" w:themeFill="background1"/>
          </w:tcPr>
          <w:p w14:paraId="03C33115" w14:textId="39BDA5A1" w:rsidR="006A0186" w:rsidRPr="00EF2D48" w:rsidRDefault="00332AFC" w:rsidP="00AA7F24">
            <w:r w:rsidRPr="00EF2D48">
              <w:t xml:space="preserve">Product found </w:t>
            </w:r>
            <w:r w:rsidR="002C43B4" w:rsidRPr="00EF2D48">
              <w:t xml:space="preserve">successfully with </w:t>
            </w:r>
            <w:r w:rsidR="00667DA6" w:rsidRPr="00EF2D48">
              <w:t>by Id</w:t>
            </w:r>
          </w:p>
        </w:tc>
      </w:tr>
      <w:tr w:rsidR="006A0186" w:rsidRPr="00EF2D48" w14:paraId="2B54D15B" w14:textId="77777777" w:rsidTr="006E5EB6">
        <w:trPr>
          <w:trHeight w:val="567"/>
        </w:trPr>
        <w:tc>
          <w:tcPr>
            <w:tcW w:w="4497" w:type="dxa"/>
          </w:tcPr>
          <w:p w14:paraId="6A31D790" w14:textId="571EF0E7" w:rsidR="006A0186" w:rsidRPr="00EF2D48" w:rsidRDefault="00332AFC" w:rsidP="00AA7F24">
            <w:r w:rsidRPr="00EF2D48">
              <w:t>200</w:t>
            </w:r>
          </w:p>
        </w:tc>
        <w:tc>
          <w:tcPr>
            <w:tcW w:w="4519" w:type="dxa"/>
          </w:tcPr>
          <w:p w14:paraId="15279A3D" w14:textId="149F3974" w:rsidR="006A0186" w:rsidRPr="00EF2D48" w:rsidRDefault="002C43B4" w:rsidP="00AA7F24">
            <w:r w:rsidRPr="00EF2D48">
              <w:t>P</w:t>
            </w:r>
            <w:r w:rsidR="00332AFC" w:rsidRPr="00EF2D48">
              <w:t>roduct</w:t>
            </w:r>
            <w:r w:rsidRPr="00EF2D48">
              <w:t xml:space="preserve"> found successfully</w:t>
            </w:r>
            <w:r w:rsidR="00667DA6" w:rsidRPr="00EF2D48">
              <w:t xml:space="preserve"> by name</w:t>
            </w:r>
          </w:p>
        </w:tc>
      </w:tr>
      <w:tr w:rsidR="006E5EB6" w:rsidRPr="00EF2D48" w14:paraId="76D03647" w14:textId="77777777" w:rsidTr="006E5EB6">
        <w:trPr>
          <w:trHeight w:val="567"/>
        </w:trPr>
        <w:tc>
          <w:tcPr>
            <w:tcW w:w="4497" w:type="dxa"/>
          </w:tcPr>
          <w:p w14:paraId="28BD8EA7" w14:textId="32B4AD08" w:rsidR="006E5EB6" w:rsidRPr="00EF2D48" w:rsidRDefault="00F2732A" w:rsidP="00AA7F24">
            <w:r w:rsidRPr="00EF2D48">
              <w:t>404</w:t>
            </w:r>
          </w:p>
        </w:tc>
        <w:tc>
          <w:tcPr>
            <w:tcW w:w="4519" w:type="dxa"/>
          </w:tcPr>
          <w:p w14:paraId="0B166FEB" w14:textId="2FFD0259" w:rsidR="006E5EB6" w:rsidRPr="00EF2D48" w:rsidRDefault="00A01B44" w:rsidP="00AA7F24">
            <w:r w:rsidRPr="00EF2D48">
              <w:t>Product Id not found</w:t>
            </w:r>
          </w:p>
        </w:tc>
      </w:tr>
    </w:tbl>
    <w:p w14:paraId="0909B31B" w14:textId="77777777" w:rsidR="006A0186" w:rsidRPr="00EF2D48" w:rsidRDefault="006A0186" w:rsidP="006A0186"/>
    <w:p w14:paraId="4A67A52E" w14:textId="3739CB51" w:rsidR="006A0186" w:rsidRPr="00EF2D48" w:rsidRDefault="006A0186" w:rsidP="006A0186">
      <w:pPr>
        <w:pStyle w:val="Heading3"/>
      </w:pPr>
      <w:bookmarkStart w:id="30" w:name="_Toc238219661"/>
      <w:bookmarkStart w:id="31" w:name="_Toc238220151"/>
      <w:r w:rsidRPr="00EF2D48">
        <w:t>Example Response</w:t>
      </w:r>
      <w:bookmarkEnd w:id="30"/>
      <w:bookmarkEnd w:id="31"/>
    </w:p>
    <w:p w14:paraId="6A91AED4" w14:textId="77777777" w:rsidR="00C979B0" w:rsidRPr="00EF2D48" w:rsidRDefault="00C979B0" w:rsidP="002616FF">
      <w:pPr>
        <w:pStyle w:val="CodeBlock"/>
      </w:pPr>
      <w:r w:rsidRPr="00EF2D48">
        <w:t>{</w:t>
      </w:r>
    </w:p>
    <w:p w14:paraId="71ECDD65" w14:textId="77777777" w:rsidR="00C979B0" w:rsidRPr="00EF2D48" w:rsidRDefault="00C979B0" w:rsidP="002616FF">
      <w:pPr>
        <w:pStyle w:val="CodeBlock"/>
      </w:pPr>
      <w:r w:rsidRPr="00EF2D48">
        <w:t xml:space="preserve">    "id": 5477,</w:t>
      </w:r>
    </w:p>
    <w:p w14:paraId="26F6587D" w14:textId="77777777" w:rsidR="00C979B0" w:rsidRPr="00EF2D48" w:rsidRDefault="00C979B0" w:rsidP="002616FF">
      <w:pPr>
        <w:pStyle w:val="CodeBlock"/>
      </w:pPr>
      <w:r w:rsidRPr="00EF2D48">
        <w:t xml:space="preserve">    "category": "dairy",</w:t>
      </w:r>
    </w:p>
    <w:p w14:paraId="53AD835C" w14:textId="77777777" w:rsidR="00C979B0" w:rsidRPr="00EF2D48" w:rsidRDefault="00C979B0" w:rsidP="002616FF">
      <w:pPr>
        <w:pStyle w:val="CodeBlock"/>
      </w:pPr>
      <w:r w:rsidRPr="00EF2D48">
        <w:t xml:space="preserve">    "name": "Cream Cheese",</w:t>
      </w:r>
    </w:p>
    <w:p w14:paraId="429532FE" w14:textId="77777777" w:rsidR="00C979B0" w:rsidRPr="00EF2D48" w:rsidRDefault="00C979B0" w:rsidP="002616FF">
      <w:pPr>
        <w:pStyle w:val="CodeBlock"/>
      </w:pPr>
      <w:r w:rsidRPr="00EF2D48">
        <w:lastRenderedPageBreak/>
        <w:t xml:space="preserve">    "manufacturer": "</w:t>
      </w:r>
      <w:proofErr w:type="spellStart"/>
      <w:r w:rsidRPr="00EF2D48">
        <w:t>Jack&amp;Mary</w:t>
      </w:r>
      <w:proofErr w:type="spellEnd"/>
      <w:r w:rsidRPr="00EF2D48">
        <w:t xml:space="preserve"> Organic Farms",</w:t>
      </w:r>
    </w:p>
    <w:p w14:paraId="70D21A8E" w14:textId="77777777" w:rsidR="00C979B0" w:rsidRPr="00EF2D48" w:rsidRDefault="00C979B0" w:rsidP="002616FF">
      <w:pPr>
        <w:pStyle w:val="CodeBlock"/>
      </w:pPr>
      <w:r w:rsidRPr="00EF2D48">
        <w:t xml:space="preserve">    "price": 2.95,</w:t>
      </w:r>
    </w:p>
    <w:p w14:paraId="4751A316" w14:textId="77777777" w:rsidR="00C979B0" w:rsidRPr="00EF2D48" w:rsidRDefault="00C979B0" w:rsidP="002616FF">
      <w:pPr>
        <w:pStyle w:val="CodeBlock"/>
      </w:pPr>
      <w:r w:rsidRPr="00EF2D48">
        <w:t xml:space="preserve">    "</w:t>
      </w:r>
      <w:proofErr w:type="gramStart"/>
      <w:r w:rsidRPr="00EF2D48">
        <w:t>current</w:t>
      </w:r>
      <w:proofErr w:type="gramEnd"/>
      <w:r w:rsidRPr="00EF2D48">
        <w:t>-stock": 12,</w:t>
      </w:r>
    </w:p>
    <w:p w14:paraId="21EA533E" w14:textId="77777777" w:rsidR="00C979B0" w:rsidRPr="00EF2D48" w:rsidRDefault="00C979B0" w:rsidP="002616FF">
      <w:pPr>
        <w:pStyle w:val="CodeBlock"/>
      </w:pPr>
      <w:r w:rsidRPr="00EF2D48">
        <w:t xml:space="preserve">    "</w:t>
      </w:r>
      <w:proofErr w:type="spellStart"/>
      <w:r w:rsidRPr="00EF2D48">
        <w:t>inStock</w:t>
      </w:r>
      <w:proofErr w:type="spellEnd"/>
      <w:r w:rsidRPr="00EF2D48">
        <w:t>": true</w:t>
      </w:r>
    </w:p>
    <w:p w14:paraId="430B1E59" w14:textId="3588399B" w:rsidR="00C979B0" w:rsidRPr="00EF2D48" w:rsidRDefault="00C979B0" w:rsidP="002616FF">
      <w:pPr>
        <w:pStyle w:val="CodeBlock"/>
      </w:pPr>
      <w:r w:rsidRPr="00EF2D48">
        <w:t>}</w:t>
      </w:r>
    </w:p>
    <w:p w14:paraId="3686AA39" w14:textId="641C105B" w:rsidR="00EF4E2A" w:rsidRPr="00EF2D48" w:rsidRDefault="00EF4E2A" w:rsidP="007E41D6">
      <w:pPr>
        <w:pStyle w:val="Heading3"/>
      </w:pPr>
      <w:r w:rsidRPr="00EF2D48">
        <w:t xml:space="preserve">Example </w:t>
      </w:r>
      <w:r w:rsidR="007E41D6" w:rsidRPr="00EF2D48">
        <w:t>Error Response</w:t>
      </w:r>
    </w:p>
    <w:p w14:paraId="10280BD6" w14:textId="77777777" w:rsidR="007E41D6" w:rsidRPr="00EF2D48" w:rsidRDefault="007E41D6" w:rsidP="002616FF">
      <w:pPr>
        <w:pStyle w:val="CodeBlock"/>
      </w:pPr>
      <w:r w:rsidRPr="00EF2D48">
        <w:t>{</w:t>
      </w:r>
    </w:p>
    <w:p w14:paraId="6B5ABA66" w14:textId="77777777" w:rsidR="007E41D6" w:rsidRPr="00EF2D48" w:rsidRDefault="007E41D6" w:rsidP="002616FF">
      <w:pPr>
        <w:pStyle w:val="CodeBlock"/>
      </w:pPr>
      <w:r w:rsidRPr="00EF2D48">
        <w:t xml:space="preserve">    "error": "No product with id 4623."</w:t>
      </w:r>
    </w:p>
    <w:p w14:paraId="28395540" w14:textId="12ADDAF6" w:rsidR="007E41D6" w:rsidRPr="00EF2D48" w:rsidRDefault="007E41D6" w:rsidP="002616FF">
      <w:pPr>
        <w:pStyle w:val="CodeBlock"/>
      </w:pPr>
      <w:r w:rsidRPr="00EF2D48">
        <w:t>}</w:t>
      </w:r>
    </w:p>
    <w:p w14:paraId="72ABE248" w14:textId="77777777" w:rsidR="006A0186" w:rsidRPr="00EF2D48" w:rsidRDefault="006A0186" w:rsidP="006A0186"/>
    <w:p w14:paraId="139DEA1C" w14:textId="77777777" w:rsidR="00A85903" w:rsidRPr="00EF2D48" w:rsidRDefault="00A85903" w:rsidP="00A85903">
      <w:pPr>
        <w:pStyle w:val="Heading1"/>
      </w:pPr>
      <w:bookmarkStart w:id="32" w:name="_Toc238219662"/>
      <w:bookmarkStart w:id="33" w:name="_Toc238220152"/>
      <w:r w:rsidRPr="00EF2D48">
        <w:t>Carts</w:t>
      </w:r>
      <w:bookmarkEnd w:id="32"/>
      <w:bookmarkEnd w:id="33"/>
    </w:p>
    <w:p w14:paraId="5982564A" w14:textId="0EA40584" w:rsidR="004F6DAD" w:rsidRPr="00EF2D48" w:rsidRDefault="006A0186" w:rsidP="006A0186">
      <w:pPr>
        <w:pStyle w:val="Heading2"/>
      </w:pPr>
      <w:bookmarkStart w:id="34" w:name="_Toc238219663"/>
      <w:bookmarkStart w:id="35" w:name="_Toc238220153"/>
      <w:r w:rsidRPr="00EF2D48">
        <w:t>Get a cart</w:t>
      </w:r>
      <w:bookmarkEnd w:id="34"/>
      <w:bookmarkEnd w:id="35"/>
    </w:p>
    <w:p w14:paraId="491DFD10" w14:textId="43F556D0" w:rsidR="006A0186" w:rsidRPr="00EF2D48" w:rsidRDefault="004D3249" w:rsidP="006A0186">
      <w:pPr>
        <w:pStyle w:val="Subtitle"/>
      </w:pPr>
      <w:r w:rsidRPr="00EF2D48">
        <w:t>E</w:t>
      </w:r>
      <w:r w:rsidR="0082307A" w:rsidRPr="00EF2D48">
        <w:t xml:space="preserve">ndpoint: </w:t>
      </w:r>
      <w:r w:rsidR="006D0AB7" w:rsidRPr="00EF2D48">
        <w:t>Ge</w:t>
      </w:r>
      <w:r w:rsidR="00A01B44" w:rsidRPr="00EF2D48">
        <w:t>t</w:t>
      </w:r>
      <w:r w:rsidR="006A0186" w:rsidRPr="00EF2D48">
        <w:t>/carts</w:t>
      </w:r>
      <w:proofErr w:type="gramStart"/>
      <w:r w:rsidR="006A0186" w:rsidRPr="00EF2D48">
        <w:t>/:</w:t>
      </w:r>
      <w:proofErr w:type="spellStart"/>
      <w:r w:rsidR="006A0186" w:rsidRPr="00EF2D48">
        <w:t>cartId</w:t>
      </w:r>
      <w:proofErr w:type="spellEnd"/>
      <w:proofErr w:type="gramEnd"/>
    </w:p>
    <w:p w14:paraId="07C80297" w14:textId="1F7FA225" w:rsidR="004F6DAD" w:rsidRPr="00EF2D48" w:rsidRDefault="006A0186" w:rsidP="006A0186">
      <w:pPr>
        <w:pStyle w:val="Heading3"/>
      </w:pPr>
      <w:bookmarkStart w:id="36" w:name="_Toc238219664"/>
      <w:bookmarkStart w:id="37" w:name="_Toc238220154"/>
      <w:r w:rsidRPr="00EF2D48">
        <w:t>Parameters</w:t>
      </w:r>
      <w:bookmarkEnd w:id="36"/>
      <w:bookmarkEnd w:id="37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A0186" w:rsidRPr="00EF2D48" w14:paraId="102F4AB3" w14:textId="77777777" w:rsidTr="00AA7F24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5CCE9A5D" w14:textId="77777777" w:rsidR="006A0186" w:rsidRPr="00EF2D48" w:rsidRDefault="006A0186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7D04C3A3" w14:textId="77777777" w:rsidR="006A0186" w:rsidRPr="00EF2D48" w:rsidRDefault="006A0186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3AD24CF6" w14:textId="77777777" w:rsidR="006A0186" w:rsidRPr="00EF2D48" w:rsidRDefault="006A0186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30DF3FE0" w14:textId="77777777" w:rsidR="006A0186" w:rsidRPr="00EF2D48" w:rsidRDefault="006A0186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7FA24B4A" w14:textId="77777777" w:rsidR="006A0186" w:rsidRPr="00EF2D48" w:rsidRDefault="006A0186" w:rsidP="00AA7F24">
            <w:pPr>
              <w:jc w:val="center"/>
            </w:pPr>
            <w:r w:rsidRPr="00EF2D48">
              <w:t>Description</w:t>
            </w:r>
          </w:p>
        </w:tc>
      </w:tr>
      <w:tr w:rsidR="001C51EC" w:rsidRPr="00EF2D48" w14:paraId="4B1EFA14" w14:textId="77777777" w:rsidTr="005E695E">
        <w:trPr>
          <w:trHeight w:hRule="exact" w:val="567"/>
        </w:trPr>
        <w:tc>
          <w:tcPr>
            <w:tcW w:w="1847" w:type="dxa"/>
          </w:tcPr>
          <w:p w14:paraId="01516F67" w14:textId="48985E3E" w:rsidR="001C51EC" w:rsidRPr="00EF2D48" w:rsidRDefault="001C51EC" w:rsidP="001C51EC">
            <w:proofErr w:type="spellStart"/>
            <w:r w:rsidRPr="00EF2D48">
              <w:t>CartId</w:t>
            </w:r>
            <w:proofErr w:type="spellEnd"/>
          </w:p>
        </w:tc>
        <w:tc>
          <w:tcPr>
            <w:tcW w:w="1848" w:type="dxa"/>
          </w:tcPr>
          <w:p w14:paraId="2C2B62A4" w14:textId="6F6881BB" w:rsidR="001C51EC" w:rsidRPr="00EF2D48" w:rsidRDefault="001C51EC" w:rsidP="001C51EC">
            <w:r w:rsidRPr="00EF2D48">
              <w:t>String</w:t>
            </w:r>
          </w:p>
        </w:tc>
        <w:tc>
          <w:tcPr>
            <w:tcW w:w="1849" w:type="dxa"/>
          </w:tcPr>
          <w:p w14:paraId="1773E51B" w14:textId="492C0717" w:rsidR="001C51EC" w:rsidRPr="00EF2D48" w:rsidRDefault="001C51EC" w:rsidP="001C51EC">
            <w:r w:rsidRPr="00EF2D48">
              <w:t>Path</w:t>
            </w:r>
          </w:p>
        </w:tc>
        <w:tc>
          <w:tcPr>
            <w:tcW w:w="1849" w:type="dxa"/>
          </w:tcPr>
          <w:p w14:paraId="5428EC46" w14:textId="699FCED3" w:rsidR="001C51EC" w:rsidRPr="00EF2D48" w:rsidRDefault="001C51EC" w:rsidP="001C51EC">
            <w:r w:rsidRPr="00EF2D48">
              <w:t>Yes</w:t>
            </w:r>
          </w:p>
        </w:tc>
        <w:tc>
          <w:tcPr>
            <w:tcW w:w="1849" w:type="dxa"/>
            <w:vAlign w:val="center"/>
          </w:tcPr>
          <w:p w14:paraId="40FD291C" w14:textId="00F8D49D" w:rsidR="001C51EC" w:rsidRPr="00EF2D48" w:rsidRDefault="001C51EC" w:rsidP="001C51EC">
            <w:r w:rsidRPr="00EF2D48">
              <w:t>ID of the cart</w:t>
            </w:r>
          </w:p>
        </w:tc>
      </w:tr>
      <w:tr w:rsidR="001C51EC" w:rsidRPr="00EF2D48" w14:paraId="73A174B5" w14:textId="77777777" w:rsidTr="00AA7F24">
        <w:trPr>
          <w:trHeight w:hRule="exact" w:val="567"/>
        </w:trPr>
        <w:tc>
          <w:tcPr>
            <w:tcW w:w="1847" w:type="dxa"/>
          </w:tcPr>
          <w:p w14:paraId="7E6CA21C" w14:textId="77777777" w:rsidR="001C51EC" w:rsidRPr="00EF2D48" w:rsidRDefault="001C51EC" w:rsidP="001C51EC"/>
        </w:tc>
        <w:tc>
          <w:tcPr>
            <w:tcW w:w="1848" w:type="dxa"/>
          </w:tcPr>
          <w:p w14:paraId="28940C00" w14:textId="77777777" w:rsidR="001C51EC" w:rsidRPr="00EF2D48" w:rsidRDefault="001C51EC" w:rsidP="001C51EC"/>
        </w:tc>
        <w:tc>
          <w:tcPr>
            <w:tcW w:w="1849" w:type="dxa"/>
          </w:tcPr>
          <w:p w14:paraId="529D3158" w14:textId="77777777" w:rsidR="001C51EC" w:rsidRPr="00EF2D48" w:rsidRDefault="001C51EC" w:rsidP="001C51EC"/>
        </w:tc>
        <w:tc>
          <w:tcPr>
            <w:tcW w:w="1849" w:type="dxa"/>
          </w:tcPr>
          <w:p w14:paraId="737AD289" w14:textId="77777777" w:rsidR="001C51EC" w:rsidRPr="00EF2D48" w:rsidRDefault="001C51EC" w:rsidP="001C51EC"/>
        </w:tc>
        <w:tc>
          <w:tcPr>
            <w:tcW w:w="1849" w:type="dxa"/>
          </w:tcPr>
          <w:p w14:paraId="49EBBC3E" w14:textId="77777777" w:rsidR="001C51EC" w:rsidRPr="00EF2D48" w:rsidRDefault="001C51EC" w:rsidP="001C51EC"/>
        </w:tc>
      </w:tr>
    </w:tbl>
    <w:p w14:paraId="1CB1130C" w14:textId="04CA37E2" w:rsidR="006A0186" w:rsidRPr="00EF2D48" w:rsidRDefault="006A0186" w:rsidP="006A0186"/>
    <w:p w14:paraId="71E16C8D" w14:textId="08C4FEC9" w:rsidR="006A0186" w:rsidRPr="00EF2D48" w:rsidRDefault="006A0186" w:rsidP="00FC0BCE">
      <w:pPr>
        <w:pStyle w:val="Heading3"/>
      </w:pPr>
      <w:bookmarkStart w:id="38" w:name="_Toc238219665"/>
      <w:bookmarkStart w:id="39" w:name="_Toc238220155"/>
      <w:r w:rsidRPr="00EF2D48">
        <w:t>Status codes</w:t>
      </w:r>
      <w:bookmarkEnd w:id="38"/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FC0BCE" w:rsidRPr="00EF2D48" w14:paraId="66ECC30E" w14:textId="77777777" w:rsidTr="001C51EC">
        <w:trPr>
          <w:trHeight w:val="567"/>
        </w:trPr>
        <w:tc>
          <w:tcPr>
            <w:tcW w:w="4497" w:type="dxa"/>
            <w:shd w:val="clear" w:color="auto" w:fill="8064A2" w:themeFill="accent4"/>
          </w:tcPr>
          <w:p w14:paraId="1AB933C0" w14:textId="77777777" w:rsidR="00FC0BCE" w:rsidRPr="00EF2D48" w:rsidRDefault="00FC0BCE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519" w:type="dxa"/>
            <w:shd w:val="clear" w:color="auto" w:fill="8064A2" w:themeFill="accent4"/>
          </w:tcPr>
          <w:p w14:paraId="4E031295" w14:textId="77777777" w:rsidR="00FC0BCE" w:rsidRPr="00EF2D48" w:rsidRDefault="00FC0BCE" w:rsidP="00AA7F24">
            <w:pPr>
              <w:jc w:val="center"/>
            </w:pPr>
            <w:r w:rsidRPr="00EF2D48">
              <w:t>Description</w:t>
            </w:r>
          </w:p>
        </w:tc>
      </w:tr>
      <w:tr w:rsidR="001C51EC" w:rsidRPr="00EF2D48" w14:paraId="720CF173" w14:textId="77777777" w:rsidTr="001C51EC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2403E3A1" w14:textId="1B8C50F8" w:rsidR="001C51EC" w:rsidRPr="00EF2D48" w:rsidRDefault="001C51EC" w:rsidP="001C51EC">
            <w:r w:rsidRPr="00EF2D48">
              <w:t>200</w:t>
            </w:r>
          </w:p>
        </w:tc>
        <w:tc>
          <w:tcPr>
            <w:tcW w:w="4519" w:type="dxa"/>
            <w:shd w:val="clear" w:color="auto" w:fill="FFFFFF" w:themeFill="background1"/>
            <w:vAlign w:val="center"/>
          </w:tcPr>
          <w:p w14:paraId="44404E69" w14:textId="780FF10C" w:rsidR="001C51EC" w:rsidRPr="00EF2D48" w:rsidRDefault="001C51EC" w:rsidP="001C51EC">
            <w:r w:rsidRPr="00EF2D48">
              <w:t>Cart returned successfully</w:t>
            </w:r>
          </w:p>
        </w:tc>
      </w:tr>
      <w:tr w:rsidR="008C53C2" w:rsidRPr="00EF2D48" w14:paraId="6A617AC2" w14:textId="77777777" w:rsidTr="001C51EC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163E7642" w14:textId="77777777" w:rsidR="008C53C2" w:rsidRPr="00EF2D48" w:rsidRDefault="008C53C2" w:rsidP="001C51EC"/>
        </w:tc>
        <w:tc>
          <w:tcPr>
            <w:tcW w:w="4519" w:type="dxa"/>
            <w:shd w:val="clear" w:color="auto" w:fill="FFFFFF" w:themeFill="background1"/>
            <w:vAlign w:val="center"/>
          </w:tcPr>
          <w:p w14:paraId="754B7201" w14:textId="77777777" w:rsidR="008C53C2" w:rsidRPr="00EF2D48" w:rsidRDefault="008C53C2" w:rsidP="001C51EC"/>
        </w:tc>
      </w:tr>
    </w:tbl>
    <w:p w14:paraId="55F8FEE4" w14:textId="34EBF045" w:rsidR="00FC0BCE" w:rsidRPr="00EF2D48" w:rsidRDefault="007717AE" w:rsidP="007717AE">
      <w:pPr>
        <w:pStyle w:val="Heading2"/>
      </w:pPr>
      <w:bookmarkStart w:id="40" w:name="_Toc238219666"/>
      <w:bookmarkStart w:id="41" w:name="_Toc238220156"/>
      <w:r w:rsidRPr="00EF2D48">
        <w:t>Create a new cart</w:t>
      </w:r>
      <w:bookmarkEnd w:id="40"/>
      <w:bookmarkEnd w:id="41"/>
    </w:p>
    <w:p w14:paraId="5BB3A1D1" w14:textId="6ED717C2" w:rsidR="007717AE" w:rsidRPr="00EF2D48" w:rsidRDefault="00754878" w:rsidP="007717AE">
      <w:pPr>
        <w:pStyle w:val="Subtitle"/>
      </w:pPr>
      <w:r w:rsidRPr="00EF2D48">
        <w:t xml:space="preserve">Endpoint: </w:t>
      </w:r>
      <w:r w:rsidR="007717AE" w:rsidRPr="00EF2D48">
        <w:t>POST/carts</w:t>
      </w:r>
    </w:p>
    <w:p w14:paraId="3A7145A7" w14:textId="77777777" w:rsidR="007717AE" w:rsidRPr="00EF2D48" w:rsidRDefault="007717AE" w:rsidP="007717AE"/>
    <w:p w14:paraId="264A4194" w14:textId="46DFF677" w:rsidR="007717AE" w:rsidRPr="00EF2D48" w:rsidRDefault="007717AE" w:rsidP="007717AE">
      <w:pPr>
        <w:pStyle w:val="Heading3"/>
      </w:pPr>
      <w:bookmarkStart w:id="42" w:name="_Toc238219668"/>
      <w:bookmarkStart w:id="43" w:name="_Toc238220158"/>
      <w:r w:rsidRPr="00EF2D48">
        <w:t>Status codes</w:t>
      </w:r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7717AE" w:rsidRPr="00EF2D48" w14:paraId="3AC4F0DB" w14:textId="77777777" w:rsidTr="00E549D1">
        <w:trPr>
          <w:trHeight w:val="567"/>
        </w:trPr>
        <w:tc>
          <w:tcPr>
            <w:tcW w:w="4497" w:type="dxa"/>
            <w:shd w:val="clear" w:color="auto" w:fill="8064A2" w:themeFill="accent4"/>
          </w:tcPr>
          <w:p w14:paraId="5F9DE8B8" w14:textId="77777777" w:rsidR="007717AE" w:rsidRPr="00EF2D48" w:rsidRDefault="007717AE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519" w:type="dxa"/>
            <w:shd w:val="clear" w:color="auto" w:fill="8064A2" w:themeFill="accent4"/>
          </w:tcPr>
          <w:p w14:paraId="47F5C64A" w14:textId="77777777" w:rsidR="007717AE" w:rsidRPr="00EF2D48" w:rsidRDefault="007717AE" w:rsidP="00AA7F24">
            <w:pPr>
              <w:jc w:val="center"/>
            </w:pPr>
            <w:r w:rsidRPr="00EF2D48">
              <w:t>Description</w:t>
            </w:r>
          </w:p>
        </w:tc>
      </w:tr>
      <w:tr w:rsidR="007717AE" w:rsidRPr="00EF2D48" w14:paraId="26A4EE49" w14:textId="77777777" w:rsidTr="00E549D1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3058D195" w14:textId="1DB300BF" w:rsidR="007717AE" w:rsidRPr="00EF2D48" w:rsidRDefault="00E549D1" w:rsidP="00AA7F24">
            <w:r w:rsidRPr="00EF2D48">
              <w:lastRenderedPageBreak/>
              <w:t>201</w:t>
            </w:r>
          </w:p>
        </w:tc>
        <w:tc>
          <w:tcPr>
            <w:tcW w:w="4519" w:type="dxa"/>
            <w:shd w:val="clear" w:color="auto" w:fill="FFFFFF" w:themeFill="background1"/>
          </w:tcPr>
          <w:p w14:paraId="5A6D1AAB" w14:textId="57AB170E" w:rsidR="007717AE" w:rsidRPr="00EF2D48" w:rsidRDefault="00E549D1" w:rsidP="00AA7F24">
            <w:r w:rsidRPr="00EF2D48">
              <w:t>Cart created successfully</w:t>
            </w:r>
          </w:p>
        </w:tc>
      </w:tr>
    </w:tbl>
    <w:p w14:paraId="5CC9B9C8" w14:textId="0EE7566E" w:rsidR="007717AE" w:rsidRPr="00EF2D48" w:rsidRDefault="007717AE" w:rsidP="007717AE">
      <w:pPr>
        <w:pStyle w:val="Heading3"/>
      </w:pPr>
      <w:bookmarkStart w:id="44" w:name="_Toc238219669"/>
      <w:bookmarkStart w:id="45" w:name="_Toc238220159"/>
      <w:r w:rsidRPr="00EF2D48">
        <w:t>Example response body:</w:t>
      </w:r>
      <w:bookmarkEnd w:id="44"/>
      <w:bookmarkEnd w:id="45"/>
    </w:p>
    <w:p w14:paraId="5E6F5FEF" w14:textId="77777777" w:rsidR="00C565D0" w:rsidRPr="00EF2D48" w:rsidRDefault="00C565D0" w:rsidP="002616FF">
      <w:pPr>
        <w:pStyle w:val="CodeBlock"/>
      </w:pPr>
      <w:r w:rsidRPr="00EF2D48">
        <w:t>{</w:t>
      </w:r>
    </w:p>
    <w:p w14:paraId="71C03395" w14:textId="77777777" w:rsidR="00C565D0" w:rsidRPr="00EF2D48" w:rsidRDefault="00C565D0" w:rsidP="002616FF">
      <w:pPr>
        <w:pStyle w:val="CodeBlock"/>
      </w:pPr>
      <w:r w:rsidRPr="00EF2D48">
        <w:t xml:space="preserve">    "created": true,</w:t>
      </w:r>
    </w:p>
    <w:p w14:paraId="7587C5AD" w14:textId="77777777" w:rsidR="00C565D0" w:rsidRPr="00EF2D48" w:rsidRDefault="00C565D0" w:rsidP="002616FF">
      <w:pPr>
        <w:pStyle w:val="CodeBlock"/>
      </w:pPr>
      <w:r w:rsidRPr="00EF2D48">
        <w:t xml:space="preserve">    "</w:t>
      </w:r>
      <w:proofErr w:type="spellStart"/>
      <w:r w:rsidRPr="00EF2D48">
        <w:t>cartId</w:t>
      </w:r>
      <w:proofErr w:type="spellEnd"/>
      <w:r w:rsidRPr="00EF2D48">
        <w:t>": "kAVaQ2hAb11ya_OQLLSTT"</w:t>
      </w:r>
    </w:p>
    <w:p w14:paraId="53F21A82" w14:textId="74B76313" w:rsidR="00C565D0" w:rsidRPr="00EF2D48" w:rsidRDefault="00C565D0" w:rsidP="002616FF">
      <w:pPr>
        <w:pStyle w:val="CodeBlock"/>
      </w:pPr>
      <w:r w:rsidRPr="00EF2D48">
        <w:t>}</w:t>
      </w:r>
    </w:p>
    <w:p w14:paraId="0CA2F996" w14:textId="02250B7B" w:rsidR="00C565D0" w:rsidRPr="00EF2D48" w:rsidRDefault="00C565D0" w:rsidP="00C565D0">
      <w:r w:rsidRPr="00EF2D48">
        <w:t>Note: Save the cart Id</w:t>
      </w:r>
      <w:r w:rsidR="00582C84" w:rsidRPr="00EF2D48">
        <w:t>, because it is needed for later cart requests.</w:t>
      </w:r>
    </w:p>
    <w:p w14:paraId="025DA819" w14:textId="7C56B290" w:rsidR="007717AE" w:rsidRPr="00EF2D48" w:rsidRDefault="007717AE" w:rsidP="007717AE">
      <w:pPr>
        <w:pStyle w:val="Heading2"/>
      </w:pPr>
      <w:bookmarkStart w:id="46" w:name="_Toc238219670"/>
      <w:bookmarkStart w:id="47" w:name="_Toc238220160"/>
      <w:r w:rsidRPr="00EF2D48">
        <w:t>Add an item to cart</w:t>
      </w:r>
      <w:bookmarkEnd w:id="46"/>
      <w:bookmarkEnd w:id="47"/>
    </w:p>
    <w:p w14:paraId="64526306" w14:textId="799367CA" w:rsidR="007717AE" w:rsidRPr="00EF2D48" w:rsidRDefault="00754878" w:rsidP="007717AE">
      <w:pPr>
        <w:pStyle w:val="Subtitle"/>
      </w:pPr>
      <w:r w:rsidRPr="00EF2D48">
        <w:t>Endpoint</w:t>
      </w:r>
      <w:r w:rsidR="002616FF" w:rsidRPr="00EF2D48">
        <w:t xml:space="preserve">: </w:t>
      </w:r>
      <w:r w:rsidR="007717AE" w:rsidRPr="00EF2D48">
        <w:t>POST/carts</w:t>
      </w:r>
      <w:proofErr w:type="gramStart"/>
      <w:r w:rsidR="007717AE" w:rsidRPr="00EF2D48">
        <w:t>/:</w:t>
      </w:r>
      <w:proofErr w:type="spellStart"/>
      <w:r w:rsidR="007717AE" w:rsidRPr="00EF2D48">
        <w:t>cartId</w:t>
      </w:r>
      <w:proofErr w:type="spellEnd"/>
      <w:proofErr w:type="gramEnd"/>
      <w:r w:rsidR="007717AE" w:rsidRPr="00EF2D48">
        <w:t>/items</w:t>
      </w:r>
    </w:p>
    <w:p w14:paraId="6840EAC7" w14:textId="70D8D046" w:rsidR="007717AE" w:rsidRPr="00EF2D48" w:rsidRDefault="007717AE" w:rsidP="007717AE">
      <w:pPr>
        <w:pStyle w:val="Heading3"/>
      </w:pPr>
      <w:bookmarkStart w:id="48" w:name="_Toc238219671"/>
      <w:bookmarkStart w:id="49" w:name="_Toc238220161"/>
      <w:r w:rsidRPr="00EF2D48">
        <w:t>Parameters</w:t>
      </w:r>
      <w:bookmarkEnd w:id="48"/>
      <w:bookmarkEnd w:id="49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B3BBC" w:rsidRPr="00EF2D48" w14:paraId="45198A9B" w14:textId="77777777" w:rsidTr="00AA7F24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7722C43B" w14:textId="77777777" w:rsidR="006B3BBC" w:rsidRPr="00EF2D48" w:rsidRDefault="006B3BBC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0BCEFD8E" w14:textId="77777777" w:rsidR="006B3BBC" w:rsidRPr="00EF2D48" w:rsidRDefault="006B3BBC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1EE1D647" w14:textId="77777777" w:rsidR="006B3BBC" w:rsidRPr="00EF2D48" w:rsidRDefault="006B3BBC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58E62347" w14:textId="77777777" w:rsidR="006B3BBC" w:rsidRPr="00EF2D48" w:rsidRDefault="006B3BBC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0FE4518F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0B27992A" w14:textId="77777777" w:rsidTr="00AA7F24">
        <w:trPr>
          <w:trHeight w:hRule="exact" w:val="567"/>
        </w:trPr>
        <w:tc>
          <w:tcPr>
            <w:tcW w:w="1847" w:type="dxa"/>
          </w:tcPr>
          <w:p w14:paraId="7FE723DD" w14:textId="6B454203" w:rsidR="006B3BBC" w:rsidRPr="00EF2D48" w:rsidRDefault="0035751D" w:rsidP="00AA7F24">
            <w:r w:rsidRPr="00EF2D48">
              <w:t>Cart</w:t>
            </w:r>
            <w:r w:rsidR="00356611" w:rsidRPr="00EF2D48">
              <w:t xml:space="preserve"> Id</w:t>
            </w:r>
          </w:p>
        </w:tc>
        <w:tc>
          <w:tcPr>
            <w:tcW w:w="1848" w:type="dxa"/>
          </w:tcPr>
          <w:p w14:paraId="6157C108" w14:textId="212CD9BB" w:rsidR="006B3BBC" w:rsidRPr="00EF2D48" w:rsidRDefault="00356611" w:rsidP="00AA7F24">
            <w:r w:rsidRPr="00EF2D48">
              <w:t>String</w:t>
            </w:r>
          </w:p>
        </w:tc>
        <w:tc>
          <w:tcPr>
            <w:tcW w:w="1849" w:type="dxa"/>
          </w:tcPr>
          <w:p w14:paraId="7E953189" w14:textId="54DDCE15" w:rsidR="006B3BBC" w:rsidRPr="00EF2D48" w:rsidRDefault="00356611" w:rsidP="00AA7F24">
            <w:r w:rsidRPr="00EF2D48">
              <w:t>Path</w:t>
            </w:r>
          </w:p>
        </w:tc>
        <w:tc>
          <w:tcPr>
            <w:tcW w:w="1849" w:type="dxa"/>
          </w:tcPr>
          <w:p w14:paraId="3C9A489C" w14:textId="3D9D425A" w:rsidR="006B3BBC" w:rsidRPr="00EF2D48" w:rsidRDefault="00356611" w:rsidP="00AA7F24">
            <w:r w:rsidRPr="00EF2D48">
              <w:t>yes</w:t>
            </w:r>
          </w:p>
        </w:tc>
        <w:tc>
          <w:tcPr>
            <w:tcW w:w="1849" w:type="dxa"/>
          </w:tcPr>
          <w:p w14:paraId="05E05B9F" w14:textId="226A1C62" w:rsidR="006B3BBC" w:rsidRPr="00EF2D48" w:rsidRDefault="00356611" w:rsidP="00AA7F24">
            <w:r w:rsidRPr="00EF2D48">
              <w:t>Id of the cart</w:t>
            </w:r>
          </w:p>
        </w:tc>
      </w:tr>
    </w:tbl>
    <w:p w14:paraId="742629E9" w14:textId="468F52CA" w:rsidR="006B3BBC" w:rsidRPr="00EF2D48" w:rsidRDefault="006B3BBC" w:rsidP="006B3BBC">
      <w:pPr>
        <w:pStyle w:val="Heading3"/>
      </w:pPr>
      <w:bookmarkStart w:id="50" w:name="_Toc238219672"/>
      <w:bookmarkStart w:id="51" w:name="_Toc238220162"/>
      <w:r w:rsidRPr="00EF2D48">
        <w:t xml:space="preserve">Example </w:t>
      </w:r>
      <w:bookmarkEnd w:id="50"/>
      <w:bookmarkEnd w:id="51"/>
      <w:r w:rsidR="004D74CB" w:rsidRPr="00EF2D48">
        <w:t>Response:</w:t>
      </w:r>
    </w:p>
    <w:p w14:paraId="1F3A9BE2" w14:textId="77777777" w:rsidR="00BF059F" w:rsidRPr="00EF2D48" w:rsidRDefault="00BF059F" w:rsidP="002616FF">
      <w:pPr>
        <w:pStyle w:val="CodeBlock"/>
      </w:pPr>
      <w:r w:rsidRPr="00EF2D48">
        <w:t>{</w:t>
      </w:r>
    </w:p>
    <w:p w14:paraId="267AEB5E" w14:textId="77777777" w:rsidR="00BF059F" w:rsidRPr="00EF2D48" w:rsidRDefault="00BF059F" w:rsidP="002616FF">
      <w:pPr>
        <w:pStyle w:val="CodeBlock"/>
      </w:pPr>
      <w:r w:rsidRPr="00EF2D48">
        <w:t xml:space="preserve">    "created": true,</w:t>
      </w:r>
    </w:p>
    <w:p w14:paraId="54A44CD0" w14:textId="77777777" w:rsidR="00BF059F" w:rsidRPr="00EF2D48" w:rsidRDefault="00BF059F" w:rsidP="002616FF">
      <w:pPr>
        <w:pStyle w:val="CodeBlock"/>
      </w:pPr>
      <w:r w:rsidRPr="00EF2D48">
        <w:t xml:space="preserve">    "</w:t>
      </w:r>
      <w:proofErr w:type="spellStart"/>
      <w:r w:rsidRPr="00EF2D48">
        <w:t>cartId</w:t>
      </w:r>
      <w:proofErr w:type="spellEnd"/>
      <w:r w:rsidRPr="00EF2D48">
        <w:t>": "kAVaQ2hAb11ya_OQLLSTT"</w:t>
      </w:r>
    </w:p>
    <w:p w14:paraId="47FF0EB3" w14:textId="77777777" w:rsidR="00BF059F" w:rsidRPr="00EF2D48" w:rsidRDefault="00BF059F" w:rsidP="002616FF">
      <w:pPr>
        <w:pStyle w:val="CodeBlock"/>
      </w:pPr>
      <w:r w:rsidRPr="00EF2D48">
        <w:t>}</w:t>
      </w:r>
    </w:p>
    <w:p w14:paraId="50864E88" w14:textId="2C6208F9" w:rsidR="00BF528B" w:rsidRPr="00EF2D48" w:rsidRDefault="00BF528B" w:rsidP="00BF059F">
      <w:pPr>
        <w:pStyle w:val="Heading3"/>
      </w:pPr>
      <w:r w:rsidRPr="00EF2D48">
        <w:t>Example</w:t>
      </w:r>
      <w:r w:rsidR="00BF1ADE" w:rsidRPr="00EF2D48">
        <w:t xml:space="preserve"> </w:t>
      </w:r>
      <w:r w:rsidR="0024049A" w:rsidRPr="00EF2D48">
        <w:t>Error</w:t>
      </w:r>
      <w:r w:rsidR="00ED52A7" w:rsidRPr="00EF2D48">
        <w:t xml:space="preserve"> Response:</w:t>
      </w:r>
    </w:p>
    <w:p w14:paraId="33D178B3" w14:textId="77777777" w:rsidR="004A575B" w:rsidRPr="00EF2D48" w:rsidRDefault="004A575B" w:rsidP="002616FF">
      <w:pPr>
        <w:pStyle w:val="CodeBlock"/>
      </w:pPr>
      <w:bookmarkStart w:id="52" w:name="_Toc238219673"/>
      <w:bookmarkStart w:id="53" w:name="_Toc238220163"/>
      <w:r w:rsidRPr="00EF2D48">
        <w:t>{</w:t>
      </w:r>
    </w:p>
    <w:p w14:paraId="061030B7" w14:textId="77777777" w:rsidR="004A575B" w:rsidRPr="00EF2D48" w:rsidRDefault="004A575B" w:rsidP="002616FF">
      <w:pPr>
        <w:pStyle w:val="CodeBlock"/>
      </w:pPr>
      <w:r w:rsidRPr="00EF2D48">
        <w:t xml:space="preserve">    "error": "The resource could not be found. Check your endpoint and request method."</w:t>
      </w:r>
    </w:p>
    <w:p w14:paraId="6CED7F54" w14:textId="77777777" w:rsidR="00881A77" w:rsidRPr="00EF2D48" w:rsidRDefault="004A575B" w:rsidP="002616FF">
      <w:pPr>
        <w:pStyle w:val="CodeBlock"/>
      </w:pPr>
      <w:r w:rsidRPr="00EF2D48">
        <w:t>}</w:t>
      </w:r>
    </w:p>
    <w:p w14:paraId="134FD05D" w14:textId="0953BFB0" w:rsidR="006B3BBC" w:rsidRPr="00EF2D48" w:rsidRDefault="006B3BBC" w:rsidP="004A575B">
      <w:pPr>
        <w:pStyle w:val="Heading3"/>
      </w:pPr>
      <w:r w:rsidRPr="00EF2D48">
        <w:t>Status codes:</w:t>
      </w:r>
      <w:bookmarkEnd w:id="52"/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1"/>
        <w:gridCol w:w="4515"/>
      </w:tblGrid>
      <w:tr w:rsidR="006B3BBC" w:rsidRPr="00EF2D48" w14:paraId="22AF3FE7" w14:textId="77777777" w:rsidTr="00AA7F24">
        <w:trPr>
          <w:trHeight w:val="567"/>
        </w:trPr>
        <w:tc>
          <w:tcPr>
            <w:tcW w:w="4621" w:type="dxa"/>
            <w:shd w:val="clear" w:color="auto" w:fill="8064A2" w:themeFill="accent4"/>
          </w:tcPr>
          <w:p w14:paraId="6A9F6B45" w14:textId="77777777" w:rsidR="006B3BBC" w:rsidRPr="00EF2D48" w:rsidRDefault="006B3BBC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621" w:type="dxa"/>
            <w:shd w:val="clear" w:color="auto" w:fill="8064A2" w:themeFill="accent4"/>
          </w:tcPr>
          <w:p w14:paraId="00E31528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37CEC30C" w14:textId="77777777" w:rsidTr="00AA7F24">
        <w:trPr>
          <w:trHeight w:val="567"/>
        </w:trPr>
        <w:tc>
          <w:tcPr>
            <w:tcW w:w="4621" w:type="dxa"/>
            <w:shd w:val="clear" w:color="auto" w:fill="FFFFFF" w:themeFill="background1"/>
          </w:tcPr>
          <w:p w14:paraId="38334661" w14:textId="6B7AF310" w:rsidR="006B3BBC" w:rsidRPr="00EF2D48" w:rsidRDefault="00FC4A85" w:rsidP="00AA7F24">
            <w:r w:rsidRPr="00EF2D48">
              <w:t>201</w:t>
            </w:r>
          </w:p>
        </w:tc>
        <w:tc>
          <w:tcPr>
            <w:tcW w:w="4621" w:type="dxa"/>
            <w:shd w:val="clear" w:color="auto" w:fill="FFFFFF" w:themeFill="background1"/>
          </w:tcPr>
          <w:p w14:paraId="221FC4D4" w14:textId="794D2499" w:rsidR="006B3BBC" w:rsidRPr="00EF2D48" w:rsidRDefault="006F7C74" w:rsidP="00AA7F24">
            <w:r w:rsidRPr="00EF2D48">
              <w:t>Item added to cart</w:t>
            </w:r>
          </w:p>
        </w:tc>
      </w:tr>
      <w:tr w:rsidR="006B3BBC" w:rsidRPr="00EF2D48" w14:paraId="588D5718" w14:textId="77777777" w:rsidTr="00AA7F24">
        <w:trPr>
          <w:trHeight w:val="567"/>
        </w:trPr>
        <w:tc>
          <w:tcPr>
            <w:tcW w:w="4621" w:type="dxa"/>
          </w:tcPr>
          <w:p w14:paraId="121D6885" w14:textId="24CC3F3B" w:rsidR="006B3BBC" w:rsidRPr="00EF2D48" w:rsidRDefault="00FC4A85" w:rsidP="00AA7F24">
            <w:r w:rsidRPr="00EF2D48">
              <w:t>404</w:t>
            </w:r>
          </w:p>
        </w:tc>
        <w:tc>
          <w:tcPr>
            <w:tcW w:w="4621" w:type="dxa"/>
          </w:tcPr>
          <w:p w14:paraId="0D3F82E6" w14:textId="61F5F6CE" w:rsidR="006B3BBC" w:rsidRPr="00EF2D48" w:rsidRDefault="00881A77" w:rsidP="00AA7F24">
            <w:r w:rsidRPr="00EF2D48">
              <w:t>Product id or name is incorrect</w:t>
            </w:r>
          </w:p>
        </w:tc>
      </w:tr>
    </w:tbl>
    <w:p w14:paraId="1038D7C7" w14:textId="77777777" w:rsidR="006B3BBC" w:rsidRPr="00EF2D48" w:rsidRDefault="006B3BBC" w:rsidP="006B3BBC"/>
    <w:p w14:paraId="0604D839" w14:textId="4574EEFF" w:rsidR="007717AE" w:rsidRPr="00EF2D48" w:rsidRDefault="007717AE" w:rsidP="007717AE">
      <w:pPr>
        <w:pStyle w:val="Heading2"/>
      </w:pPr>
      <w:bookmarkStart w:id="54" w:name="_Toc238219674"/>
      <w:bookmarkStart w:id="55" w:name="_Toc238220164"/>
      <w:r w:rsidRPr="00EF2D48">
        <w:t>Modify an item in the cart</w:t>
      </w:r>
      <w:bookmarkEnd w:id="54"/>
      <w:bookmarkEnd w:id="55"/>
    </w:p>
    <w:p w14:paraId="26B040D1" w14:textId="79F97E11" w:rsidR="006B3BBC" w:rsidRPr="00EF2D48" w:rsidRDefault="00C50FA7" w:rsidP="006B3BBC">
      <w:pPr>
        <w:pStyle w:val="Subtitle"/>
      </w:pPr>
      <w:r w:rsidRPr="00EF2D48">
        <w:t xml:space="preserve">Endpoint: </w:t>
      </w:r>
      <w:r w:rsidR="006B3BBC" w:rsidRPr="00EF2D48">
        <w:t>PATTCH/carts</w:t>
      </w:r>
      <w:proofErr w:type="gramStart"/>
      <w:r w:rsidR="006B3BBC" w:rsidRPr="00EF2D48">
        <w:t>/:</w:t>
      </w:r>
      <w:proofErr w:type="spellStart"/>
      <w:r w:rsidR="006B3BBC" w:rsidRPr="00EF2D48">
        <w:t>cartId</w:t>
      </w:r>
      <w:proofErr w:type="spellEnd"/>
      <w:proofErr w:type="gramEnd"/>
      <w:r w:rsidR="006B3BBC" w:rsidRPr="00EF2D48">
        <w:t>/items</w:t>
      </w:r>
      <w:proofErr w:type="gramStart"/>
      <w:r w:rsidR="006B3BBC" w:rsidRPr="00EF2D48">
        <w:t>/:</w:t>
      </w:r>
      <w:proofErr w:type="spellStart"/>
      <w:r w:rsidR="006B3BBC" w:rsidRPr="00EF2D48">
        <w:t>itemId</w:t>
      </w:r>
      <w:proofErr w:type="spellEnd"/>
      <w:proofErr w:type="gramEnd"/>
    </w:p>
    <w:p w14:paraId="52B35A3B" w14:textId="77777777" w:rsidR="006B3BBC" w:rsidRPr="00EF2D48" w:rsidRDefault="006B3BBC" w:rsidP="006B3BBC">
      <w:pPr>
        <w:pStyle w:val="Heading3"/>
      </w:pPr>
      <w:bookmarkStart w:id="56" w:name="_Toc238219675"/>
      <w:bookmarkStart w:id="57" w:name="_Toc238220165"/>
      <w:r w:rsidRPr="00EF2D48">
        <w:lastRenderedPageBreak/>
        <w:t>Parameters</w:t>
      </w:r>
      <w:bookmarkEnd w:id="56"/>
      <w:bookmarkEnd w:id="57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B3BBC" w:rsidRPr="00EF2D48" w14:paraId="32C42A3F" w14:textId="77777777" w:rsidTr="00AA7F24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45996E23" w14:textId="77777777" w:rsidR="006B3BBC" w:rsidRPr="00EF2D48" w:rsidRDefault="006B3BBC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2A23135A" w14:textId="77777777" w:rsidR="006B3BBC" w:rsidRPr="00EF2D48" w:rsidRDefault="006B3BBC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1EAA26FC" w14:textId="77777777" w:rsidR="006B3BBC" w:rsidRPr="00EF2D48" w:rsidRDefault="006B3BBC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00A6495F" w14:textId="77777777" w:rsidR="006B3BBC" w:rsidRPr="00EF2D48" w:rsidRDefault="006B3BBC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0659815B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2B64B59B" w14:textId="77777777" w:rsidTr="00AA7F24">
        <w:trPr>
          <w:trHeight w:hRule="exact" w:val="567"/>
        </w:trPr>
        <w:tc>
          <w:tcPr>
            <w:tcW w:w="1847" w:type="dxa"/>
          </w:tcPr>
          <w:p w14:paraId="2A957BFA" w14:textId="723B93BB" w:rsidR="006B3BBC" w:rsidRPr="00EF2D48" w:rsidRDefault="00C50FA7" w:rsidP="00AA7F24">
            <w:proofErr w:type="spellStart"/>
            <w:r w:rsidRPr="00EF2D48">
              <w:t>cartId</w:t>
            </w:r>
            <w:proofErr w:type="spellEnd"/>
          </w:p>
        </w:tc>
        <w:tc>
          <w:tcPr>
            <w:tcW w:w="1848" w:type="dxa"/>
          </w:tcPr>
          <w:p w14:paraId="43C1EC24" w14:textId="65378B4C" w:rsidR="006B3BBC" w:rsidRPr="00EF2D48" w:rsidRDefault="00C50FA7" w:rsidP="00AA7F24">
            <w:r w:rsidRPr="00EF2D48">
              <w:t>String</w:t>
            </w:r>
          </w:p>
        </w:tc>
        <w:tc>
          <w:tcPr>
            <w:tcW w:w="1849" w:type="dxa"/>
          </w:tcPr>
          <w:p w14:paraId="018CF9C3" w14:textId="40AAE85B" w:rsidR="006B3BBC" w:rsidRPr="00EF2D48" w:rsidRDefault="00C50FA7" w:rsidP="00AA7F24">
            <w:r w:rsidRPr="00EF2D48">
              <w:t>Path</w:t>
            </w:r>
          </w:p>
        </w:tc>
        <w:tc>
          <w:tcPr>
            <w:tcW w:w="1849" w:type="dxa"/>
          </w:tcPr>
          <w:p w14:paraId="18564D03" w14:textId="642B5299" w:rsidR="006B3BBC" w:rsidRPr="00EF2D48" w:rsidRDefault="00C50FA7" w:rsidP="00AA7F24">
            <w:r w:rsidRPr="00EF2D48">
              <w:t>Yes</w:t>
            </w:r>
          </w:p>
        </w:tc>
        <w:tc>
          <w:tcPr>
            <w:tcW w:w="1849" w:type="dxa"/>
          </w:tcPr>
          <w:p w14:paraId="41D53525" w14:textId="2BEB337E" w:rsidR="006B3BBC" w:rsidRPr="00EF2D48" w:rsidRDefault="00C50FA7" w:rsidP="00AA7F24">
            <w:r w:rsidRPr="00EF2D48">
              <w:t>Cart item changed successfully</w:t>
            </w:r>
          </w:p>
        </w:tc>
      </w:tr>
      <w:tr w:rsidR="006B3BBC" w:rsidRPr="00EF2D48" w14:paraId="210A236A" w14:textId="77777777" w:rsidTr="00AA7F24">
        <w:trPr>
          <w:trHeight w:hRule="exact" w:val="567"/>
        </w:trPr>
        <w:tc>
          <w:tcPr>
            <w:tcW w:w="1847" w:type="dxa"/>
          </w:tcPr>
          <w:p w14:paraId="5197BF58" w14:textId="43ACB57B" w:rsidR="006B3BBC" w:rsidRPr="00EF2D48" w:rsidRDefault="00C50FA7" w:rsidP="00AA7F24">
            <w:proofErr w:type="spellStart"/>
            <w:r w:rsidRPr="00EF2D48">
              <w:t>ItemId</w:t>
            </w:r>
            <w:proofErr w:type="spellEnd"/>
          </w:p>
        </w:tc>
        <w:tc>
          <w:tcPr>
            <w:tcW w:w="1848" w:type="dxa"/>
          </w:tcPr>
          <w:p w14:paraId="45946A1C" w14:textId="295C5AA3" w:rsidR="006B3BBC" w:rsidRPr="00EF2D48" w:rsidRDefault="00C50FA7" w:rsidP="00AA7F24">
            <w:r w:rsidRPr="00EF2D48">
              <w:t>Integer</w:t>
            </w:r>
          </w:p>
        </w:tc>
        <w:tc>
          <w:tcPr>
            <w:tcW w:w="1849" w:type="dxa"/>
          </w:tcPr>
          <w:p w14:paraId="69B79786" w14:textId="01D125FA" w:rsidR="006B3BBC" w:rsidRPr="00EF2D48" w:rsidRDefault="00C50FA7" w:rsidP="00AA7F24">
            <w:r w:rsidRPr="00EF2D48">
              <w:t>Path</w:t>
            </w:r>
          </w:p>
        </w:tc>
        <w:tc>
          <w:tcPr>
            <w:tcW w:w="1849" w:type="dxa"/>
          </w:tcPr>
          <w:p w14:paraId="433CEA56" w14:textId="72DF812C" w:rsidR="006B3BBC" w:rsidRPr="00EF2D48" w:rsidRDefault="00C50FA7" w:rsidP="00AA7F24">
            <w:r w:rsidRPr="00EF2D48">
              <w:t>Yes</w:t>
            </w:r>
          </w:p>
        </w:tc>
        <w:tc>
          <w:tcPr>
            <w:tcW w:w="1849" w:type="dxa"/>
          </w:tcPr>
          <w:p w14:paraId="12F6CC59" w14:textId="3C87FB69" w:rsidR="006B3BBC" w:rsidRPr="00EF2D48" w:rsidRDefault="00C50FA7" w:rsidP="00AA7F24">
            <w:r w:rsidRPr="00EF2D48">
              <w:t>Item not found</w:t>
            </w:r>
          </w:p>
        </w:tc>
      </w:tr>
    </w:tbl>
    <w:p w14:paraId="3C59D2E7" w14:textId="77777777" w:rsidR="006B3BBC" w:rsidRPr="00EF2D48" w:rsidRDefault="006B3BBC" w:rsidP="006B3BBC">
      <w:pPr>
        <w:pStyle w:val="Heading3"/>
      </w:pPr>
      <w:bookmarkStart w:id="58" w:name="_Toc238219676"/>
      <w:bookmarkStart w:id="59" w:name="_Toc238220166"/>
      <w:r w:rsidRPr="00EF2D48">
        <w:t>Status codes:</w:t>
      </w:r>
      <w:bookmarkEnd w:id="58"/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6B3BBC" w:rsidRPr="00EF2D48" w14:paraId="1C6E9CA3" w14:textId="77777777" w:rsidTr="00AA7F24">
        <w:trPr>
          <w:trHeight w:val="567"/>
        </w:trPr>
        <w:tc>
          <w:tcPr>
            <w:tcW w:w="4621" w:type="dxa"/>
            <w:shd w:val="clear" w:color="auto" w:fill="8064A2" w:themeFill="accent4"/>
          </w:tcPr>
          <w:p w14:paraId="5CFCAA27" w14:textId="77777777" w:rsidR="006B3BBC" w:rsidRPr="00EF2D48" w:rsidRDefault="006B3BBC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621" w:type="dxa"/>
            <w:shd w:val="clear" w:color="auto" w:fill="8064A2" w:themeFill="accent4"/>
          </w:tcPr>
          <w:p w14:paraId="641889E2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6FAD7A13" w14:textId="77777777" w:rsidTr="00AA7F24">
        <w:trPr>
          <w:trHeight w:val="567"/>
        </w:trPr>
        <w:tc>
          <w:tcPr>
            <w:tcW w:w="4621" w:type="dxa"/>
            <w:shd w:val="clear" w:color="auto" w:fill="FFFFFF" w:themeFill="background1"/>
          </w:tcPr>
          <w:p w14:paraId="5A7BE484" w14:textId="278565A4" w:rsidR="006B3BBC" w:rsidRPr="00EF2D48" w:rsidRDefault="00C50FA7" w:rsidP="00AA7F24">
            <w:r w:rsidRPr="00EF2D48">
              <w:t>204</w:t>
            </w:r>
          </w:p>
        </w:tc>
        <w:tc>
          <w:tcPr>
            <w:tcW w:w="4621" w:type="dxa"/>
            <w:shd w:val="clear" w:color="auto" w:fill="FFFFFF" w:themeFill="background1"/>
          </w:tcPr>
          <w:p w14:paraId="5DFA8AD8" w14:textId="5BB6EDB8" w:rsidR="006B3BBC" w:rsidRPr="00EF2D48" w:rsidRDefault="00C50FA7" w:rsidP="00AA7F24">
            <w:r w:rsidRPr="00EF2D48">
              <w:t>Cart item changed successfully</w:t>
            </w:r>
          </w:p>
        </w:tc>
      </w:tr>
      <w:tr w:rsidR="006B3BBC" w:rsidRPr="00EF2D48" w14:paraId="0CA54CF0" w14:textId="77777777" w:rsidTr="00AA7F24">
        <w:trPr>
          <w:trHeight w:val="567"/>
        </w:trPr>
        <w:tc>
          <w:tcPr>
            <w:tcW w:w="4621" w:type="dxa"/>
          </w:tcPr>
          <w:p w14:paraId="6D312389" w14:textId="0275FF5F" w:rsidR="006B3BBC" w:rsidRPr="00EF2D48" w:rsidRDefault="00C50FA7" w:rsidP="00AA7F24">
            <w:r w:rsidRPr="00EF2D48">
              <w:t>404</w:t>
            </w:r>
          </w:p>
        </w:tc>
        <w:tc>
          <w:tcPr>
            <w:tcW w:w="4621" w:type="dxa"/>
          </w:tcPr>
          <w:p w14:paraId="112D29B2" w14:textId="41AF0576" w:rsidR="006B3BBC" w:rsidRPr="00EF2D48" w:rsidRDefault="00F12449" w:rsidP="00AA7F24">
            <w:r w:rsidRPr="00EF2D48">
              <w:t>Item not found</w:t>
            </w:r>
          </w:p>
        </w:tc>
      </w:tr>
    </w:tbl>
    <w:p w14:paraId="745CC9A2" w14:textId="77777777" w:rsidR="006B3BBC" w:rsidRPr="00EF2D48" w:rsidRDefault="006B3BBC" w:rsidP="006B3BBC"/>
    <w:p w14:paraId="7D9F7E5D" w14:textId="534153F0" w:rsidR="007717AE" w:rsidRPr="00EF2D48" w:rsidRDefault="007717AE" w:rsidP="007717AE">
      <w:pPr>
        <w:pStyle w:val="Heading2"/>
      </w:pPr>
      <w:bookmarkStart w:id="60" w:name="_Toc238219677"/>
      <w:bookmarkStart w:id="61" w:name="_Toc238220167"/>
      <w:r w:rsidRPr="00EF2D48">
        <w:t>Replace an item in the cart</w:t>
      </w:r>
      <w:bookmarkEnd w:id="60"/>
      <w:bookmarkEnd w:id="61"/>
    </w:p>
    <w:p w14:paraId="05E669D9" w14:textId="3201698A" w:rsidR="006B3BBC" w:rsidRPr="00EF2D48" w:rsidRDefault="008E6967" w:rsidP="006B3BBC">
      <w:pPr>
        <w:pStyle w:val="Subtitle"/>
      </w:pPr>
      <w:r w:rsidRPr="00EF2D48">
        <w:t xml:space="preserve">Endpoint: </w:t>
      </w:r>
      <w:r w:rsidR="006B3BBC" w:rsidRPr="00EF2D48">
        <w:t>PUT/carts/</w:t>
      </w:r>
      <w:proofErr w:type="spellStart"/>
      <w:r w:rsidR="006B3BBC" w:rsidRPr="00EF2D48">
        <w:t>cartId</w:t>
      </w:r>
      <w:proofErr w:type="spellEnd"/>
      <w:r w:rsidR="006B3BBC" w:rsidRPr="00EF2D48">
        <w:t xml:space="preserve">/items/: </w:t>
      </w:r>
      <w:proofErr w:type="spellStart"/>
      <w:r w:rsidR="006B3BBC" w:rsidRPr="00EF2D48">
        <w:t>itemId</w:t>
      </w:r>
      <w:proofErr w:type="spellEnd"/>
    </w:p>
    <w:p w14:paraId="73775ECE" w14:textId="77777777" w:rsidR="006B3BBC" w:rsidRPr="00EF2D48" w:rsidRDefault="006B3BBC" w:rsidP="006B3BBC">
      <w:pPr>
        <w:pStyle w:val="Heading3"/>
      </w:pPr>
      <w:bookmarkStart w:id="62" w:name="_Toc238219678"/>
      <w:bookmarkStart w:id="63" w:name="_Toc238220168"/>
      <w:r w:rsidRPr="00EF2D48">
        <w:t>Parameters</w:t>
      </w:r>
      <w:bookmarkEnd w:id="62"/>
      <w:bookmarkEnd w:id="63"/>
    </w:p>
    <w:p w14:paraId="00131D7E" w14:textId="77777777" w:rsidR="001F75A9" w:rsidRPr="00EF2D48" w:rsidRDefault="001F75A9" w:rsidP="001F75A9"/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B3BBC" w:rsidRPr="00EF2D48" w14:paraId="073706CB" w14:textId="77777777" w:rsidTr="00AA7F24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457CEEC9" w14:textId="77777777" w:rsidR="006B3BBC" w:rsidRPr="00EF2D48" w:rsidRDefault="006B3BBC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64E168DD" w14:textId="77777777" w:rsidR="006B3BBC" w:rsidRPr="00EF2D48" w:rsidRDefault="006B3BBC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3680C9F1" w14:textId="77777777" w:rsidR="006B3BBC" w:rsidRPr="00EF2D48" w:rsidRDefault="006B3BBC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05CFEC5C" w14:textId="77777777" w:rsidR="006B3BBC" w:rsidRPr="00EF2D48" w:rsidRDefault="006B3BBC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14AB35AE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0FE8C695" w14:textId="77777777" w:rsidTr="00AA7F24">
        <w:trPr>
          <w:trHeight w:hRule="exact" w:val="567"/>
        </w:trPr>
        <w:tc>
          <w:tcPr>
            <w:tcW w:w="1847" w:type="dxa"/>
          </w:tcPr>
          <w:p w14:paraId="650C3E29" w14:textId="7CC50669" w:rsidR="006B3BBC" w:rsidRPr="00EF2D48" w:rsidRDefault="00E46916" w:rsidP="00AA7F24">
            <w:proofErr w:type="spellStart"/>
            <w:r w:rsidRPr="00EF2D48">
              <w:t>cartId</w:t>
            </w:r>
            <w:proofErr w:type="spellEnd"/>
          </w:p>
        </w:tc>
        <w:tc>
          <w:tcPr>
            <w:tcW w:w="1848" w:type="dxa"/>
          </w:tcPr>
          <w:p w14:paraId="21B98F60" w14:textId="1366435D" w:rsidR="006B3BBC" w:rsidRPr="00EF2D48" w:rsidRDefault="00223C2B" w:rsidP="00AA7F24">
            <w:r w:rsidRPr="00EF2D48">
              <w:t>String</w:t>
            </w:r>
          </w:p>
        </w:tc>
        <w:tc>
          <w:tcPr>
            <w:tcW w:w="1849" w:type="dxa"/>
          </w:tcPr>
          <w:p w14:paraId="66BE1F9A" w14:textId="112D6424" w:rsidR="006B3BBC" w:rsidRPr="00EF2D48" w:rsidRDefault="00223C2B" w:rsidP="00AA7F24">
            <w:r w:rsidRPr="00EF2D48">
              <w:t>Path</w:t>
            </w:r>
          </w:p>
        </w:tc>
        <w:tc>
          <w:tcPr>
            <w:tcW w:w="1849" w:type="dxa"/>
          </w:tcPr>
          <w:p w14:paraId="26CF4CF6" w14:textId="0E939876" w:rsidR="006B3BBC" w:rsidRPr="00EF2D48" w:rsidRDefault="008315A0" w:rsidP="00AA7F24">
            <w:r w:rsidRPr="00EF2D48">
              <w:t>Yes</w:t>
            </w:r>
          </w:p>
        </w:tc>
        <w:tc>
          <w:tcPr>
            <w:tcW w:w="1849" w:type="dxa"/>
          </w:tcPr>
          <w:p w14:paraId="79C83010" w14:textId="11C5C26A" w:rsidR="006B3BBC" w:rsidRPr="00EF2D48" w:rsidRDefault="008315A0" w:rsidP="00AA7F24">
            <w:r w:rsidRPr="00EF2D48">
              <w:t>Id of the cart</w:t>
            </w:r>
          </w:p>
        </w:tc>
      </w:tr>
      <w:tr w:rsidR="006B3BBC" w:rsidRPr="00EF2D48" w14:paraId="053AD1BA" w14:textId="77777777" w:rsidTr="00AA7F24">
        <w:trPr>
          <w:trHeight w:hRule="exact" w:val="567"/>
        </w:trPr>
        <w:tc>
          <w:tcPr>
            <w:tcW w:w="1847" w:type="dxa"/>
          </w:tcPr>
          <w:p w14:paraId="701703D7" w14:textId="476EB541" w:rsidR="006B3BBC" w:rsidRPr="00EF2D48" w:rsidRDefault="00E46916" w:rsidP="00AA7F24">
            <w:proofErr w:type="spellStart"/>
            <w:r w:rsidRPr="00EF2D48">
              <w:t>ItemId</w:t>
            </w:r>
            <w:proofErr w:type="spellEnd"/>
          </w:p>
        </w:tc>
        <w:tc>
          <w:tcPr>
            <w:tcW w:w="1848" w:type="dxa"/>
          </w:tcPr>
          <w:p w14:paraId="3DFB3469" w14:textId="048BFB53" w:rsidR="006B3BBC" w:rsidRPr="00EF2D48" w:rsidRDefault="00223C2B" w:rsidP="00AA7F24">
            <w:r w:rsidRPr="00EF2D48">
              <w:t>Integer</w:t>
            </w:r>
          </w:p>
        </w:tc>
        <w:tc>
          <w:tcPr>
            <w:tcW w:w="1849" w:type="dxa"/>
          </w:tcPr>
          <w:p w14:paraId="691669CC" w14:textId="34728E32" w:rsidR="006B3BBC" w:rsidRPr="00EF2D48" w:rsidRDefault="00223C2B" w:rsidP="00AA7F24">
            <w:r w:rsidRPr="00EF2D48">
              <w:t>Path</w:t>
            </w:r>
          </w:p>
        </w:tc>
        <w:tc>
          <w:tcPr>
            <w:tcW w:w="1849" w:type="dxa"/>
          </w:tcPr>
          <w:p w14:paraId="1BE5A628" w14:textId="78A8E5FC" w:rsidR="006B3BBC" w:rsidRPr="00EF2D48" w:rsidRDefault="008315A0" w:rsidP="00AA7F24">
            <w:r w:rsidRPr="00EF2D48">
              <w:t>Yes</w:t>
            </w:r>
          </w:p>
        </w:tc>
        <w:tc>
          <w:tcPr>
            <w:tcW w:w="1849" w:type="dxa"/>
          </w:tcPr>
          <w:p w14:paraId="54240759" w14:textId="2912CBA3" w:rsidR="006B3BBC" w:rsidRPr="00EF2D48" w:rsidRDefault="008315A0" w:rsidP="00AA7F24">
            <w:r w:rsidRPr="00EF2D48">
              <w:t>Id of the cart</w:t>
            </w:r>
            <w:r w:rsidR="003C6394" w:rsidRPr="00EF2D48">
              <w:t xml:space="preserve"> item</w:t>
            </w:r>
          </w:p>
        </w:tc>
      </w:tr>
    </w:tbl>
    <w:p w14:paraId="77BF7F82" w14:textId="77777777" w:rsidR="006B3BBC" w:rsidRPr="00EF2D48" w:rsidRDefault="006B3BBC" w:rsidP="006B3BBC">
      <w:pPr>
        <w:pStyle w:val="Heading3"/>
      </w:pPr>
      <w:bookmarkStart w:id="64" w:name="_Toc238219679"/>
      <w:bookmarkStart w:id="65" w:name="_Toc238220169"/>
      <w:r w:rsidRPr="00EF2D48">
        <w:t>Status codes:</w:t>
      </w:r>
      <w:bookmarkEnd w:id="64"/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6B3BBC" w:rsidRPr="00EF2D48" w14:paraId="5A571772" w14:textId="77777777" w:rsidTr="00AA7F24">
        <w:trPr>
          <w:trHeight w:val="567"/>
        </w:trPr>
        <w:tc>
          <w:tcPr>
            <w:tcW w:w="4621" w:type="dxa"/>
            <w:shd w:val="clear" w:color="auto" w:fill="8064A2" w:themeFill="accent4"/>
          </w:tcPr>
          <w:p w14:paraId="088B907F" w14:textId="77777777" w:rsidR="006B3BBC" w:rsidRPr="00EF2D48" w:rsidRDefault="006B3BBC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621" w:type="dxa"/>
            <w:shd w:val="clear" w:color="auto" w:fill="8064A2" w:themeFill="accent4"/>
          </w:tcPr>
          <w:p w14:paraId="6D330BC3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580EA39C" w14:textId="77777777" w:rsidTr="00AA7F24">
        <w:trPr>
          <w:trHeight w:val="567"/>
        </w:trPr>
        <w:tc>
          <w:tcPr>
            <w:tcW w:w="4621" w:type="dxa"/>
            <w:shd w:val="clear" w:color="auto" w:fill="FFFFFF" w:themeFill="background1"/>
          </w:tcPr>
          <w:p w14:paraId="5A2B67EC" w14:textId="3BB9D07C" w:rsidR="006B3BBC" w:rsidRPr="00EF2D48" w:rsidRDefault="00CC18BF" w:rsidP="00AA7F24">
            <w:r w:rsidRPr="00EF2D48">
              <w:t>204</w:t>
            </w:r>
          </w:p>
        </w:tc>
        <w:tc>
          <w:tcPr>
            <w:tcW w:w="4621" w:type="dxa"/>
            <w:shd w:val="clear" w:color="auto" w:fill="FFFFFF" w:themeFill="background1"/>
          </w:tcPr>
          <w:p w14:paraId="4E3EBE12" w14:textId="43DDB7FD" w:rsidR="006B3BBC" w:rsidRPr="00EF2D48" w:rsidRDefault="006C20B6" w:rsidP="00AA7F24">
            <w:r w:rsidRPr="00EF2D48">
              <w:t>Cart item replaced suc</w:t>
            </w:r>
            <w:r w:rsidR="008309A7" w:rsidRPr="00EF2D48">
              <w:t>cessfully</w:t>
            </w:r>
          </w:p>
        </w:tc>
      </w:tr>
      <w:tr w:rsidR="006B3BBC" w:rsidRPr="00EF2D48" w14:paraId="1954EE22" w14:textId="77777777" w:rsidTr="00AA7F24">
        <w:trPr>
          <w:trHeight w:val="567"/>
        </w:trPr>
        <w:tc>
          <w:tcPr>
            <w:tcW w:w="4621" w:type="dxa"/>
          </w:tcPr>
          <w:p w14:paraId="44A7872A" w14:textId="2421268E" w:rsidR="006B3BBC" w:rsidRPr="00EF2D48" w:rsidRDefault="006C20B6" w:rsidP="00AA7F24">
            <w:r w:rsidRPr="00EF2D48">
              <w:t>400</w:t>
            </w:r>
          </w:p>
        </w:tc>
        <w:tc>
          <w:tcPr>
            <w:tcW w:w="4621" w:type="dxa"/>
          </w:tcPr>
          <w:p w14:paraId="69F93AE2" w14:textId="103A0FAF" w:rsidR="006B3BBC" w:rsidRPr="00EF2D48" w:rsidRDefault="008309A7" w:rsidP="00AA7F24">
            <w:r w:rsidRPr="00EF2D48">
              <w:t>Invalid request</w:t>
            </w:r>
          </w:p>
        </w:tc>
      </w:tr>
    </w:tbl>
    <w:p w14:paraId="4467EA3C" w14:textId="1CE4F9E3" w:rsidR="00D36FFC" w:rsidRPr="00EF2D48" w:rsidRDefault="00D36FFC" w:rsidP="006B3BBC"/>
    <w:p w14:paraId="708AA1B5" w14:textId="27090FC7" w:rsidR="00D36FFC" w:rsidRPr="00EF2D48" w:rsidRDefault="00D36FFC" w:rsidP="00FF0A87">
      <w:pPr>
        <w:pStyle w:val="Heading3"/>
      </w:pPr>
      <w:r w:rsidRPr="00EF2D48">
        <w:t>Request Body:</w:t>
      </w:r>
    </w:p>
    <w:p w14:paraId="49B53AF0" w14:textId="77777777" w:rsidR="00D36FFC" w:rsidRPr="00EF2D48" w:rsidRDefault="00D36FFC" w:rsidP="002616FF">
      <w:pPr>
        <w:pStyle w:val="CodeBlock"/>
      </w:pPr>
      <w:r w:rsidRPr="00EF2D48">
        <w:t>{</w:t>
      </w:r>
    </w:p>
    <w:p w14:paraId="48A2F23D" w14:textId="77777777" w:rsidR="00D36FFC" w:rsidRPr="00EF2D48" w:rsidRDefault="00D36FFC" w:rsidP="002616FF">
      <w:pPr>
        <w:pStyle w:val="CodeBlock"/>
      </w:pPr>
      <w:r w:rsidRPr="00EF2D48">
        <w:t xml:space="preserve">  "</w:t>
      </w:r>
      <w:proofErr w:type="spellStart"/>
      <w:r w:rsidRPr="00EF2D48">
        <w:t>productId</w:t>
      </w:r>
      <w:proofErr w:type="spellEnd"/>
      <w:r w:rsidRPr="00EF2D48">
        <w:t>": 4646,</w:t>
      </w:r>
    </w:p>
    <w:p w14:paraId="2E33DAF7" w14:textId="77777777" w:rsidR="00D36FFC" w:rsidRPr="00EF2D48" w:rsidRDefault="00D36FFC" w:rsidP="002616FF">
      <w:pPr>
        <w:pStyle w:val="CodeBlock"/>
      </w:pPr>
      <w:r w:rsidRPr="00EF2D48">
        <w:t xml:space="preserve">  "quantity": 1</w:t>
      </w:r>
    </w:p>
    <w:p w14:paraId="51E35FB8" w14:textId="1663F02D" w:rsidR="00D36FFC" w:rsidRPr="00EF2D48" w:rsidRDefault="00D36FFC" w:rsidP="002616FF">
      <w:pPr>
        <w:pStyle w:val="CodeBlock"/>
      </w:pPr>
      <w:r w:rsidRPr="00EF2D48">
        <w:t>}</w:t>
      </w:r>
    </w:p>
    <w:p w14:paraId="2F8B1662" w14:textId="77777777" w:rsidR="006B3BBC" w:rsidRPr="00EF2D48" w:rsidRDefault="006B3BBC" w:rsidP="006B3BBC"/>
    <w:p w14:paraId="3FFC5ABE" w14:textId="223E546C" w:rsidR="007717AE" w:rsidRPr="00EF2D48" w:rsidRDefault="007717AE" w:rsidP="007717AE">
      <w:pPr>
        <w:pStyle w:val="Heading2"/>
      </w:pPr>
      <w:bookmarkStart w:id="66" w:name="_Toc238219680"/>
      <w:bookmarkStart w:id="67" w:name="_Toc238220170"/>
      <w:r w:rsidRPr="00EF2D48">
        <w:lastRenderedPageBreak/>
        <w:t>Delete an item in the cart</w:t>
      </w:r>
      <w:bookmarkEnd w:id="66"/>
      <w:bookmarkEnd w:id="67"/>
    </w:p>
    <w:p w14:paraId="6AD60EEC" w14:textId="6BBEAE7A" w:rsidR="006B3BBC" w:rsidRPr="00EF2D48" w:rsidRDefault="00B4314B" w:rsidP="006B3BBC">
      <w:pPr>
        <w:pStyle w:val="Subtitle"/>
      </w:pPr>
      <w:r w:rsidRPr="00EF2D48">
        <w:t>Endpoint</w:t>
      </w:r>
      <w:r w:rsidR="00A95137" w:rsidRPr="00EF2D48">
        <w:t xml:space="preserve">: </w:t>
      </w:r>
      <w:r w:rsidR="006B3BBC" w:rsidRPr="00EF2D48">
        <w:t>DELETE/carts</w:t>
      </w:r>
      <w:proofErr w:type="gramStart"/>
      <w:r w:rsidR="006B3BBC" w:rsidRPr="00EF2D48">
        <w:t>/:</w:t>
      </w:r>
      <w:proofErr w:type="spellStart"/>
      <w:r w:rsidR="006B3BBC" w:rsidRPr="00EF2D48">
        <w:t>cartId</w:t>
      </w:r>
      <w:proofErr w:type="spellEnd"/>
      <w:proofErr w:type="gramEnd"/>
      <w:r w:rsidR="006B3BBC" w:rsidRPr="00EF2D48">
        <w:t>/items</w:t>
      </w:r>
      <w:proofErr w:type="gramStart"/>
      <w:r w:rsidR="006B3BBC" w:rsidRPr="00EF2D48">
        <w:t>/:</w:t>
      </w:r>
      <w:proofErr w:type="spellStart"/>
      <w:r w:rsidR="006B3BBC" w:rsidRPr="00EF2D48">
        <w:t>itemId</w:t>
      </w:r>
      <w:proofErr w:type="spellEnd"/>
      <w:proofErr w:type="gramEnd"/>
    </w:p>
    <w:p w14:paraId="31075392" w14:textId="77777777" w:rsidR="006B3BBC" w:rsidRPr="00EF2D48" w:rsidRDefault="006B3BBC" w:rsidP="006B3BBC">
      <w:pPr>
        <w:pStyle w:val="Heading3"/>
      </w:pPr>
      <w:bookmarkStart w:id="68" w:name="_Toc238219681"/>
      <w:bookmarkStart w:id="69" w:name="_Toc238220171"/>
      <w:r w:rsidRPr="00EF2D48">
        <w:t>Parameters</w:t>
      </w:r>
      <w:bookmarkEnd w:id="68"/>
      <w:bookmarkEnd w:id="69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  <w:gridCol w:w="1849"/>
      </w:tblGrid>
      <w:tr w:rsidR="006B3BBC" w:rsidRPr="00EF2D48" w14:paraId="59747811" w14:textId="77777777" w:rsidTr="00AA7F24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011DC7CF" w14:textId="77777777" w:rsidR="006B3BBC" w:rsidRPr="00EF2D48" w:rsidRDefault="006B3BBC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6E86F36A" w14:textId="77777777" w:rsidR="006B3BBC" w:rsidRPr="00EF2D48" w:rsidRDefault="006B3BBC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4A351196" w14:textId="77777777" w:rsidR="006B3BBC" w:rsidRPr="00EF2D48" w:rsidRDefault="006B3BBC" w:rsidP="00AA7F24">
            <w:pPr>
              <w:jc w:val="center"/>
            </w:pPr>
            <w:r w:rsidRPr="00EF2D48">
              <w:t>In</w:t>
            </w:r>
          </w:p>
        </w:tc>
        <w:tc>
          <w:tcPr>
            <w:tcW w:w="1849" w:type="dxa"/>
            <w:shd w:val="clear" w:color="auto" w:fill="8064A2" w:themeFill="accent4"/>
          </w:tcPr>
          <w:p w14:paraId="70F0720B" w14:textId="77777777" w:rsidR="006B3BBC" w:rsidRPr="00EF2D48" w:rsidRDefault="006B3BBC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535405EF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301B3470" w14:textId="77777777" w:rsidTr="00AA7F24">
        <w:trPr>
          <w:trHeight w:hRule="exact" w:val="567"/>
        </w:trPr>
        <w:tc>
          <w:tcPr>
            <w:tcW w:w="1847" w:type="dxa"/>
          </w:tcPr>
          <w:p w14:paraId="642F00A3" w14:textId="672A886F" w:rsidR="006B3BBC" w:rsidRPr="00EF2D48" w:rsidRDefault="004517E5" w:rsidP="00AA7F24">
            <w:proofErr w:type="spellStart"/>
            <w:r w:rsidRPr="00EF2D48">
              <w:t>CartId</w:t>
            </w:r>
            <w:proofErr w:type="spellEnd"/>
          </w:p>
        </w:tc>
        <w:tc>
          <w:tcPr>
            <w:tcW w:w="1848" w:type="dxa"/>
          </w:tcPr>
          <w:p w14:paraId="7A384C98" w14:textId="0FFA43B4" w:rsidR="006B3BBC" w:rsidRPr="00EF2D48" w:rsidRDefault="004517E5" w:rsidP="00AA7F24">
            <w:r w:rsidRPr="00EF2D48">
              <w:t>String</w:t>
            </w:r>
          </w:p>
        </w:tc>
        <w:tc>
          <w:tcPr>
            <w:tcW w:w="1849" w:type="dxa"/>
          </w:tcPr>
          <w:p w14:paraId="5CDF6C30" w14:textId="19E63B2A" w:rsidR="006B3BBC" w:rsidRPr="00EF2D48" w:rsidRDefault="004517E5" w:rsidP="00AA7F24">
            <w:r w:rsidRPr="00EF2D48">
              <w:t>Path</w:t>
            </w:r>
          </w:p>
        </w:tc>
        <w:tc>
          <w:tcPr>
            <w:tcW w:w="1849" w:type="dxa"/>
          </w:tcPr>
          <w:p w14:paraId="024648C7" w14:textId="1388E37F" w:rsidR="006B3BBC" w:rsidRPr="00EF2D48" w:rsidRDefault="004517E5" w:rsidP="00AA7F24">
            <w:r w:rsidRPr="00EF2D48">
              <w:t>Yes</w:t>
            </w:r>
          </w:p>
        </w:tc>
        <w:tc>
          <w:tcPr>
            <w:tcW w:w="1849" w:type="dxa"/>
          </w:tcPr>
          <w:p w14:paraId="5D62BDE0" w14:textId="3443D6AA" w:rsidR="006B3BBC" w:rsidRPr="00EF2D48" w:rsidRDefault="004517E5" w:rsidP="00AA7F24">
            <w:r w:rsidRPr="00EF2D48">
              <w:t>Id of the cart</w:t>
            </w:r>
          </w:p>
        </w:tc>
      </w:tr>
      <w:tr w:rsidR="006B3BBC" w:rsidRPr="00EF2D48" w14:paraId="313DFA13" w14:textId="77777777" w:rsidTr="00AA7F24">
        <w:trPr>
          <w:trHeight w:hRule="exact" w:val="567"/>
        </w:trPr>
        <w:tc>
          <w:tcPr>
            <w:tcW w:w="1847" w:type="dxa"/>
          </w:tcPr>
          <w:p w14:paraId="1EB7730C" w14:textId="732C4741" w:rsidR="006B3BBC" w:rsidRPr="00EF2D48" w:rsidRDefault="004517E5" w:rsidP="00AA7F24">
            <w:proofErr w:type="spellStart"/>
            <w:r w:rsidRPr="00EF2D48">
              <w:t>ItemId</w:t>
            </w:r>
            <w:proofErr w:type="spellEnd"/>
          </w:p>
        </w:tc>
        <w:tc>
          <w:tcPr>
            <w:tcW w:w="1848" w:type="dxa"/>
          </w:tcPr>
          <w:p w14:paraId="7EC55C56" w14:textId="1A0C768C" w:rsidR="006B3BBC" w:rsidRPr="00EF2D48" w:rsidRDefault="004517E5" w:rsidP="00AA7F24">
            <w:r w:rsidRPr="00EF2D48">
              <w:t>Integer</w:t>
            </w:r>
          </w:p>
        </w:tc>
        <w:tc>
          <w:tcPr>
            <w:tcW w:w="1849" w:type="dxa"/>
          </w:tcPr>
          <w:p w14:paraId="74744C4B" w14:textId="75F6658A" w:rsidR="006B3BBC" w:rsidRPr="00EF2D48" w:rsidRDefault="004517E5" w:rsidP="00AA7F24">
            <w:r w:rsidRPr="00EF2D48">
              <w:t>Path</w:t>
            </w:r>
          </w:p>
        </w:tc>
        <w:tc>
          <w:tcPr>
            <w:tcW w:w="1849" w:type="dxa"/>
          </w:tcPr>
          <w:p w14:paraId="2C9FDF98" w14:textId="651B2533" w:rsidR="006B3BBC" w:rsidRPr="00EF2D48" w:rsidRDefault="004517E5" w:rsidP="00AA7F24">
            <w:r w:rsidRPr="00EF2D48">
              <w:t>Yes</w:t>
            </w:r>
          </w:p>
        </w:tc>
        <w:tc>
          <w:tcPr>
            <w:tcW w:w="1849" w:type="dxa"/>
          </w:tcPr>
          <w:p w14:paraId="0C5197EC" w14:textId="55D1A369" w:rsidR="006B3BBC" w:rsidRPr="00EF2D48" w:rsidRDefault="004517E5" w:rsidP="00AA7F24">
            <w:r w:rsidRPr="00EF2D48">
              <w:t>Id of the item</w:t>
            </w:r>
          </w:p>
        </w:tc>
      </w:tr>
    </w:tbl>
    <w:p w14:paraId="3203670C" w14:textId="77777777" w:rsidR="006B3BBC" w:rsidRPr="00EF2D48" w:rsidRDefault="006B3BBC" w:rsidP="006B3BBC">
      <w:pPr>
        <w:pStyle w:val="Heading3"/>
      </w:pPr>
      <w:bookmarkStart w:id="70" w:name="_Toc238219682"/>
      <w:bookmarkStart w:id="71" w:name="_Toc238220172"/>
      <w:r w:rsidRPr="00EF2D48">
        <w:t>Status codes:</w:t>
      </w:r>
      <w:bookmarkEnd w:id="70"/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6B3BBC" w:rsidRPr="00EF2D48" w14:paraId="01C1A4B1" w14:textId="77777777" w:rsidTr="00AA7F24">
        <w:trPr>
          <w:trHeight w:val="567"/>
        </w:trPr>
        <w:tc>
          <w:tcPr>
            <w:tcW w:w="4621" w:type="dxa"/>
            <w:shd w:val="clear" w:color="auto" w:fill="8064A2" w:themeFill="accent4"/>
          </w:tcPr>
          <w:p w14:paraId="4794FE2B" w14:textId="77777777" w:rsidR="006B3BBC" w:rsidRPr="00EF2D48" w:rsidRDefault="006B3BBC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621" w:type="dxa"/>
            <w:shd w:val="clear" w:color="auto" w:fill="8064A2" w:themeFill="accent4"/>
          </w:tcPr>
          <w:p w14:paraId="39E7840C" w14:textId="77777777" w:rsidR="006B3BBC" w:rsidRPr="00EF2D48" w:rsidRDefault="006B3BBC" w:rsidP="00AA7F24">
            <w:pPr>
              <w:jc w:val="center"/>
            </w:pPr>
            <w:r w:rsidRPr="00EF2D48">
              <w:t>Description</w:t>
            </w:r>
          </w:p>
        </w:tc>
      </w:tr>
      <w:tr w:rsidR="006B3BBC" w:rsidRPr="00EF2D48" w14:paraId="693209FC" w14:textId="77777777" w:rsidTr="00AA7F24">
        <w:trPr>
          <w:trHeight w:val="567"/>
        </w:trPr>
        <w:tc>
          <w:tcPr>
            <w:tcW w:w="4621" w:type="dxa"/>
            <w:shd w:val="clear" w:color="auto" w:fill="FFFFFF" w:themeFill="background1"/>
          </w:tcPr>
          <w:p w14:paraId="7CD7D617" w14:textId="0913D520" w:rsidR="006B3BBC" w:rsidRPr="00EF2D48" w:rsidRDefault="004517E5" w:rsidP="00AA7F24">
            <w:r w:rsidRPr="00EF2D48">
              <w:t>204</w:t>
            </w:r>
          </w:p>
        </w:tc>
        <w:tc>
          <w:tcPr>
            <w:tcW w:w="4621" w:type="dxa"/>
            <w:shd w:val="clear" w:color="auto" w:fill="FFFFFF" w:themeFill="background1"/>
          </w:tcPr>
          <w:p w14:paraId="7F3D2E9C" w14:textId="5646291C" w:rsidR="006B3BBC" w:rsidRPr="00EF2D48" w:rsidRDefault="004517E5" w:rsidP="00AA7F24">
            <w:r w:rsidRPr="00EF2D48">
              <w:t>Cart item deleted successfully</w:t>
            </w:r>
          </w:p>
        </w:tc>
      </w:tr>
      <w:tr w:rsidR="006B3BBC" w:rsidRPr="00EF2D48" w14:paraId="17A734FE" w14:textId="77777777" w:rsidTr="00AA7F24">
        <w:trPr>
          <w:trHeight w:val="567"/>
        </w:trPr>
        <w:tc>
          <w:tcPr>
            <w:tcW w:w="4621" w:type="dxa"/>
          </w:tcPr>
          <w:p w14:paraId="3FB5F75E" w14:textId="7ED91C01" w:rsidR="006B3BBC" w:rsidRPr="00EF2D48" w:rsidRDefault="004517E5" w:rsidP="00AA7F24">
            <w:r w:rsidRPr="00EF2D48">
              <w:t>404</w:t>
            </w:r>
          </w:p>
        </w:tc>
        <w:tc>
          <w:tcPr>
            <w:tcW w:w="4621" w:type="dxa"/>
          </w:tcPr>
          <w:p w14:paraId="42DF9D6D" w14:textId="616DAE16" w:rsidR="006B3BBC" w:rsidRPr="00EF2D48" w:rsidRDefault="008E6967" w:rsidP="00AA7F24">
            <w:r w:rsidRPr="00EF2D48">
              <w:t>Cart or item not found</w:t>
            </w:r>
          </w:p>
        </w:tc>
      </w:tr>
    </w:tbl>
    <w:p w14:paraId="7ACECE87" w14:textId="77777777" w:rsidR="006B3BBC" w:rsidRPr="00EF2D48" w:rsidRDefault="006B3BBC" w:rsidP="006B3BBC"/>
    <w:p w14:paraId="2C2AF390" w14:textId="77777777" w:rsidR="00A85903" w:rsidRPr="00EF2D48" w:rsidRDefault="00A85903" w:rsidP="008011BA">
      <w:pPr>
        <w:pStyle w:val="Heading1"/>
      </w:pPr>
      <w:bookmarkStart w:id="72" w:name="_Toc238219683"/>
      <w:bookmarkStart w:id="73" w:name="_Toc238220173"/>
      <w:r w:rsidRPr="00EF2D48">
        <w:t>Orders</w:t>
      </w:r>
      <w:bookmarkEnd w:id="72"/>
      <w:bookmarkEnd w:id="73"/>
    </w:p>
    <w:p w14:paraId="02CE0B7C" w14:textId="77777777" w:rsidR="006B3BBC" w:rsidRPr="00EF2D48" w:rsidRDefault="006B3BBC" w:rsidP="006B3BBC">
      <w:pPr>
        <w:pStyle w:val="Heading2"/>
      </w:pPr>
    </w:p>
    <w:p w14:paraId="56110680" w14:textId="0F59CB04" w:rsidR="006B3BBC" w:rsidRPr="00EF2D48" w:rsidRDefault="006B3BBC" w:rsidP="006B3BBC">
      <w:pPr>
        <w:pStyle w:val="Heading2"/>
      </w:pPr>
      <w:bookmarkStart w:id="74" w:name="_Toc238219690"/>
      <w:bookmarkStart w:id="75" w:name="_Toc238220180"/>
      <w:r w:rsidRPr="00EF2D48">
        <w:t>Create a new order</w:t>
      </w:r>
      <w:bookmarkEnd w:id="74"/>
      <w:bookmarkEnd w:id="75"/>
    </w:p>
    <w:p w14:paraId="2AFFE3F7" w14:textId="0E336CFF" w:rsidR="00B764C2" w:rsidRPr="00EF2D48" w:rsidRDefault="002616FF" w:rsidP="00B764C2">
      <w:pPr>
        <w:pStyle w:val="Subtitle"/>
      </w:pPr>
      <w:r w:rsidRPr="00EF2D48">
        <w:t xml:space="preserve">Endpoint: </w:t>
      </w:r>
      <w:r w:rsidR="00B764C2" w:rsidRPr="00EF2D48">
        <w:t>POST/orders</w:t>
      </w:r>
    </w:p>
    <w:p w14:paraId="35D948E2" w14:textId="77777777" w:rsidR="00B764C2" w:rsidRPr="00EF2D48" w:rsidRDefault="00B764C2" w:rsidP="00B764C2">
      <w:pPr>
        <w:pStyle w:val="Heading3"/>
      </w:pPr>
      <w:bookmarkStart w:id="76" w:name="_Toc238219691"/>
      <w:bookmarkStart w:id="77" w:name="_Toc238220181"/>
      <w:r w:rsidRPr="00EF2D48">
        <w:t>Parameters</w:t>
      </w:r>
      <w:bookmarkEnd w:id="76"/>
      <w:bookmarkEnd w:id="77"/>
    </w:p>
    <w:tbl>
      <w:tblPr>
        <w:tblStyle w:val="TableGrid"/>
        <w:tblW w:w="7393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</w:tblGrid>
      <w:tr w:rsidR="00F60728" w:rsidRPr="00EF2D48" w14:paraId="1A007ED7" w14:textId="77777777" w:rsidTr="00F60728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2B9B95A8" w14:textId="77777777" w:rsidR="00F60728" w:rsidRPr="00EF2D48" w:rsidRDefault="00F60728" w:rsidP="00131ABB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0AC9093A" w14:textId="77777777" w:rsidR="00F60728" w:rsidRPr="00EF2D48" w:rsidRDefault="00F60728" w:rsidP="00131ABB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3C1650AF" w14:textId="77777777" w:rsidR="00F60728" w:rsidRPr="00EF2D48" w:rsidRDefault="00F60728" w:rsidP="00131ABB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3F221806" w14:textId="77777777" w:rsidR="00F60728" w:rsidRPr="00EF2D48" w:rsidRDefault="00F60728" w:rsidP="00131ABB">
            <w:pPr>
              <w:jc w:val="center"/>
            </w:pPr>
            <w:r w:rsidRPr="00EF2D48">
              <w:t>Description</w:t>
            </w:r>
          </w:p>
        </w:tc>
      </w:tr>
      <w:tr w:rsidR="00F60728" w:rsidRPr="00EF2D48" w14:paraId="1CA288AF" w14:textId="77777777" w:rsidTr="007B15D5">
        <w:trPr>
          <w:trHeight w:hRule="exact" w:val="567"/>
        </w:trPr>
        <w:tc>
          <w:tcPr>
            <w:tcW w:w="1847" w:type="dxa"/>
          </w:tcPr>
          <w:p w14:paraId="200EBDB9" w14:textId="5C93B475" w:rsidR="00F60728" w:rsidRPr="00EF2D48" w:rsidRDefault="00F60728" w:rsidP="00F60728">
            <w:proofErr w:type="spellStart"/>
            <w:r w:rsidRPr="00EF2D48">
              <w:t>CartId</w:t>
            </w:r>
            <w:proofErr w:type="spellEnd"/>
          </w:p>
        </w:tc>
        <w:tc>
          <w:tcPr>
            <w:tcW w:w="1848" w:type="dxa"/>
          </w:tcPr>
          <w:p w14:paraId="70911DD9" w14:textId="1EC417DF" w:rsidR="00F60728" w:rsidRPr="00EF2D48" w:rsidRDefault="00F60728" w:rsidP="00F60728">
            <w:r w:rsidRPr="00EF2D48">
              <w:t>string</w:t>
            </w:r>
          </w:p>
        </w:tc>
        <w:tc>
          <w:tcPr>
            <w:tcW w:w="1849" w:type="dxa"/>
          </w:tcPr>
          <w:p w14:paraId="614CDC6F" w14:textId="502DCCEC" w:rsidR="00F60728" w:rsidRPr="00EF2D48" w:rsidRDefault="00F60728" w:rsidP="00F60728">
            <w:r w:rsidRPr="00EF2D48">
              <w:t>Yes</w:t>
            </w:r>
          </w:p>
        </w:tc>
        <w:tc>
          <w:tcPr>
            <w:tcW w:w="1849" w:type="dxa"/>
            <w:vAlign w:val="center"/>
          </w:tcPr>
          <w:p w14:paraId="5CB165FD" w14:textId="4B35646A" w:rsidR="00F60728" w:rsidRPr="00EF2D48" w:rsidRDefault="00F60728" w:rsidP="00F60728">
            <w:r w:rsidRPr="00EF2D48">
              <w:t>ID of the cart</w:t>
            </w:r>
          </w:p>
        </w:tc>
      </w:tr>
      <w:tr w:rsidR="00F60728" w:rsidRPr="00EF2D48" w14:paraId="01DEF7F5" w14:textId="77777777" w:rsidTr="007B15D5">
        <w:trPr>
          <w:trHeight w:hRule="exact" w:val="567"/>
        </w:trPr>
        <w:tc>
          <w:tcPr>
            <w:tcW w:w="1847" w:type="dxa"/>
          </w:tcPr>
          <w:p w14:paraId="22625906" w14:textId="4B37AC51" w:rsidR="00F60728" w:rsidRPr="00EF2D48" w:rsidRDefault="00F60728" w:rsidP="00F60728">
            <w:proofErr w:type="spellStart"/>
            <w:r w:rsidRPr="00EF2D48">
              <w:t>CustomerName</w:t>
            </w:r>
            <w:proofErr w:type="spellEnd"/>
          </w:p>
        </w:tc>
        <w:tc>
          <w:tcPr>
            <w:tcW w:w="1848" w:type="dxa"/>
          </w:tcPr>
          <w:p w14:paraId="31FDFE8B" w14:textId="0B983A4A" w:rsidR="00F60728" w:rsidRPr="00EF2D48" w:rsidRDefault="00F60728" w:rsidP="00F60728">
            <w:r w:rsidRPr="00EF2D48">
              <w:t>string</w:t>
            </w:r>
          </w:p>
        </w:tc>
        <w:tc>
          <w:tcPr>
            <w:tcW w:w="1849" w:type="dxa"/>
          </w:tcPr>
          <w:p w14:paraId="390EA79A" w14:textId="4EF591BA" w:rsidR="00F60728" w:rsidRPr="00EF2D48" w:rsidRDefault="00F60728" w:rsidP="00F60728">
            <w:r w:rsidRPr="00EF2D48">
              <w:t>Yes</w:t>
            </w:r>
          </w:p>
        </w:tc>
        <w:tc>
          <w:tcPr>
            <w:tcW w:w="1849" w:type="dxa"/>
            <w:vAlign w:val="center"/>
          </w:tcPr>
          <w:p w14:paraId="02408FF2" w14:textId="5A5A0B7A" w:rsidR="00F60728" w:rsidRPr="00EF2D48" w:rsidRDefault="00F60728" w:rsidP="00F60728">
            <w:r w:rsidRPr="00EF2D48">
              <w:t>Customer name</w:t>
            </w:r>
          </w:p>
        </w:tc>
      </w:tr>
      <w:tr w:rsidR="00F60728" w:rsidRPr="00EF2D48" w14:paraId="48ECF065" w14:textId="77777777" w:rsidTr="007B15D5">
        <w:trPr>
          <w:trHeight w:hRule="exact" w:val="567"/>
        </w:trPr>
        <w:tc>
          <w:tcPr>
            <w:tcW w:w="1847" w:type="dxa"/>
          </w:tcPr>
          <w:p w14:paraId="7A45767A" w14:textId="77777777" w:rsidR="00F60728" w:rsidRPr="00EF2D48" w:rsidRDefault="00F60728" w:rsidP="00F60728"/>
        </w:tc>
        <w:tc>
          <w:tcPr>
            <w:tcW w:w="1848" w:type="dxa"/>
          </w:tcPr>
          <w:p w14:paraId="55DF26E6" w14:textId="77777777" w:rsidR="00F60728" w:rsidRPr="00EF2D48" w:rsidRDefault="00F60728" w:rsidP="00F60728"/>
        </w:tc>
        <w:tc>
          <w:tcPr>
            <w:tcW w:w="1849" w:type="dxa"/>
          </w:tcPr>
          <w:p w14:paraId="6CE41F3E" w14:textId="77777777" w:rsidR="00F60728" w:rsidRPr="00EF2D48" w:rsidRDefault="00F60728" w:rsidP="00F60728"/>
        </w:tc>
        <w:tc>
          <w:tcPr>
            <w:tcW w:w="1849" w:type="dxa"/>
            <w:vAlign w:val="center"/>
          </w:tcPr>
          <w:p w14:paraId="068F77A0" w14:textId="20DF3B25" w:rsidR="00F60728" w:rsidRPr="00EF2D48" w:rsidRDefault="00F60728" w:rsidP="00F60728"/>
        </w:tc>
      </w:tr>
    </w:tbl>
    <w:p w14:paraId="3147D3F8" w14:textId="77777777" w:rsidR="005A154C" w:rsidRPr="00EF2D48" w:rsidRDefault="005A154C" w:rsidP="005A154C"/>
    <w:p w14:paraId="740D0F12" w14:textId="77777777" w:rsidR="00B764C2" w:rsidRPr="00EF2D48" w:rsidRDefault="00B764C2" w:rsidP="00B764C2">
      <w:pPr>
        <w:pStyle w:val="Heading3"/>
      </w:pPr>
      <w:bookmarkStart w:id="78" w:name="_Toc238219692"/>
      <w:bookmarkStart w:id="79" w:name="_Toc238220182"/>
      <w:r w:rsidRPr="00EF2D48">
        <w:t>Example request body:</w:t>
      </w:r>
      <w:bookmarkEnd w:id="78"/>
      <w:bookmarkEnd w:id="79"/>
    </w:p>
    <w:p w14:paraId="4929EFF4" w14:textId="77777777" w:rsidR="002E3236" w:rsidRPr="004022D3" w:rsidRDefault="002E3236" w:rsidP="002E3236">
      <w:pPr>
        <w:pStyle w:val="Code"/>
        <w:rPr>
          <w:b/>
          <w:color w:val="B65D00"/>
          <w:sz w:val="19"/>
        </w:rPr>
      </w:pPr>
      <w:r w:rsidRPr="004022D3">
        <w:rPr>
          <w:b/>
          <w:color w:val="B65D00"/>
          <w:sz w:val="19"/>
        </w:rPr>
        <w:t>{</w:t>
      </w:r>
      <w:r w:rsidRPr="004022D3">
        <w:rPr>
          <w:b/>
          <w:color w:val="B65D00"/>
          <w:sz w:val="19"/>
        </w:rPr>
        <w:br/>
        <w:t xml:space="preserve">  "</w:t>
      </w:r>
      <w:proofErr w:type="spellStart"/>
      <w:r w:rsidRPr="004022D3">
        <w:rPr>
          <w:b/>
          <w:color w:val="B65D00"/>
          <w:sz w:val="19"/>
        </w:rPr>
        <w:t>cartId</w:t>
      </w:r>
      <w:proofErr w:type="spellEnd"/>
      <w:r w:rsidRPr="004022D3">
        <w:rPr>
          <w:b/>
          <w:color w:val="B65D00"/>
          <w:sz w:val="19"/>
        </w:rPr>
        <w:t>": "kAVaQ2hAb11ya_OQLLSTT",</w:t>
      </w:r>
      <w:r w:rsidRPr="004022D3">
        <w:rPr>
          <w:b/>
          <w:color w:val="B65D00"/>
          <w:sz w:val="19"/>
        </w:rPr>
        <w:br/>
        <w:t xml:space="preserve">  "</w:t>
      </w:r>
      <w:proofErr w:type="spellStart"/>
      <w:r w:rsidRPr="004022D3">
        <w:rPr>
          <w:b/>
          <w:color w:val="B65D00"/>
          <w:sz w:val="19"/>
        </w:rPr>
        <w:t>customerName</w:t>
      </w:r>
      <w:proofErr w:type="spellEnd"/>
      <w:r w:rsidRPr="004022D3">
        <w:rPr>
          <w:b/>
          <w:color w:val="B65D00"/>
          <w:sz w:val="19"/>
        </w:rPr>
        <w:t>": "</w:t>
      </w:r>
      <w:proofErr w:type="spellStart"/>
      <w:r w:rsidRPr="004022D3">
        <w:rPr>
          <w:b/>
          <w:color w:val="B65D00"/>
          <w:sz w:val="19"/>
        </w:rPr>
        <w:t>Prathi</w:t>
      </w:r>
      <w:proofErr w:type="spellEnd"/>
      <w:r w:rsidRPr="004022D3">
        <w:rPr>
          <w:b/>
          <w:color w:val="B65D00"/>
          <w:sz w:val="19"/>
        </w:rPr>
        <w:t>",</w:t>
      </w:r>
      <w:r w:rsidRPr="004022D3">
        <w:rPr>
          <w:b/>
          <w:color w:val="B65D00"/>
          <w:sz w:val="19"/>
        </w:rPr>
        <w:br/>
      </w:r>
      <w:r w:rsidRPr="004022D3">
        <w:rPr>
          <w:b/>
          <w:color w:val="B65D00"/>
          <w:sz w:val="19"/>
        </w:rPr>
        <w:lastRenderedPageBreak/>
        <w:t xml:space="preserve">  "comment": "My First Order"</w:t>
      </w:r>
      <w:r w:rsidRPr="004022D3">
        <w:rPr>
          <w:b/>
          <w:color w:val="B65D00"/>
          <w:sz w:val="19"/>
        </w:rPr>
        <w:br/>
        <w:t>}</w:t>
      </w:r>
    </w:p>
    <w:p w14:paraId="2C2EF28A" w14:textId="77777777" w:rsidR="002E3236" w:rsidRPr="00EF2D48" w:rsidRDefault="002E3236" w:rsidP="002E3236"/>
    <w:p w14:paraId="34081662" w14:textId="77777777" w:rsidR="00B764C2" w:rsidRPr="00EF2D48" w:rsidRDefault="00B764C2" w:rsidP="00B764C2">
      <w:pPr>
        <w:pStyle w:val="Heading3"/>
      </w:pPr>
      <w:bookmarkStart w:id="80" w:name="_Toc238219693"/>
      <w:bookmarkStart w:id="81" w:name="_Toc238220183"/>
      <w:r w:rsidRPr="00EF2D48">
        <w:t>Status codes:</w:t>
      </w:r>
      <w:bookmarkEnd w:id="80"/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B764C2" w:rsidRPr="00EF2D48" w14:paraId="73DD0286" w14:textId="77777777" w:rsidTr="00CB5EE8">
        <w:trPr>
          <w:trHeight w:val="567"/>
        </w:trPr>
        <w:tc>
          <w:tcPr>
            <w:tcW w:w="4497" w:type="dxa"/>
            <w:shd w:val="clear" w:color="auto" w:fill="8064A2" w:themeFill="accent4"/>
          </w:tcPr>
          <w:p w14:paraId="354F765C" w14:textId="77777777" w:rsidR="00B764C2" w:rsidRPr="00EF2D48" w:rsidRDefault="00B764C2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519" w:type="dxa"/>
            <w:shd w:val="clear" w:color="auto" w:fill="8064A2" w:themeFill="accent4"/>
          </w:tcPr>
          <w:p w14:paraId="447C6935" w14:textId="77777777" w:rsidR="00B764C2" w:rsidRPr="00EF2D48" w:rsidRDefault="00B764C2" w:rsidP="00AA7F24">
            <w:pPr>
              <w:jc w:val="center"/>
            </w:pPr>
            <w:r w:rsidRPr="00EF2D48">
              <w:t>Description</w:t>
            </w:r>
          </w:p>
        </w:tc>
      </w:tr>
      <w:tr w:rsidR="00CB5EE8" w:rsidRPr="00EF2D48" w14:paraId="642DBDF3" w14:textId="77777777" w:rsidTr="00CB5EE8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00B6BA95" w14:textId="118A0FCE" w:rsidR="00CB5EE8" w:rsidRPr="00EF2D48" w:rsidRDefault="00CB5EE8" w:rsidP="00CB5EE8">
            <w:r w:rsidRPr="00EF2D48">
              <w:t>201</w:t>
            </w:r>
          </w:p>
        </w:tc>
        <w:tc>
          <w:tcPr>
            <w:tcW w:w="4519" w:type="dxa"/>
            <w:shd w:val="clear" w:color="auto" w:fill="FFFFFF" w:themeFill="background1"/>
            <w:vAlign w:val="center"/>
          </w:tcPr>
          <w:p w14:paraId="7D2088D1" w14:textId="6D790AD9" w:rsidR="00CB5EE8" w:rsidRPr="00EF2D48" w:rsidRDefault="00CB5EE8" w:rsidP="00CB5EE8">
            <w:r w:rsidRPr="00EF2D48">
              <w:t>Order created successfully</w:t>
            </w:r>
          </w:p>
        </w:tc>
      </w:tr>
      <w:tr w:rsidR="00CB5EE8" w:rsidRPr="00EF2D48" w14:paraId="783E53BF" w14:textId="77777777" w:rsidTr="00CB5EE8">
        <w:trPr>
          <w:trHeight w:val="567"/>
        </w:trPr>
        <w:tc>
          <w:tcPr>
            <w:tcW w:w="4497" w:type="dxa"/>
          </w:tcPr>
          <w:p w14:paraId="49DCFA9A" w14:textId="5594C54D" w:rsidR="00CB5EE8" w:rsidRPr="00EF2D48" w:rsidRDefault="00CB5EE8" w:rsidP="00CB5EE8">
            <w:r w:rsidRPr="00EF2D48">
              <w:t>401</w:t>
            </w:r>
          </w:p>
        </w:tc>
        <w:tc>
          <w:tcPr>
            <w:tcW w:w="4519" w:type="dxa"/>
            <w:vAlign w:val="center"/>
          </w:tcPr>
          <w:p w14:paraId="3D86D24B" w14:textId="57A21619" w:rsidR="00CB5EE8" w:rsidRPr="00EF2D48" w:rsidRDefault="00CB5EE8" w:rsidP="00CB5EE8">
            <w:r w:rsidRPr="00EF2D48">
              <w:t>Authorization is missing or invalid</w:t>
            </w:r>
          </w:p>
        </w:tc>
      </w:tr>
    </w:tbl>
    <w:p w14:paraId="0A1FB1B0" w14:textId="77777777" w:rsidR="00B764C2" w:rsidRPr="00EF2D48" w:rsidRDefault="00B764C2" w:rsidP="00B764C2"/>
    <w:p w14:paraId="799B849F" w14:textId="77777777" w:rsidR="00B764C2" w:rsidRPr="00EF2D48" w:rsidRDefault="00B764C2" w:rsidP="00B764C2"/>
    <w:p w14:paraId="4E9FA876" w14:textId="31A75F9A" w:rsidR="00B764C2" w:rsidRPr="00EF2D48" w:rsidRDefault="00B764C2" w:rsidP="00B764C2">
      <w:pPr>
        <w:pStyle w:val="Heading1"/>
      </w:pPr>
      <w:bookmarkStart w:id="82" w:name="_Toc238219701"/>
      <w:bookmarkStart w:id="83" w:name="_Toc238220191"/>
      <w:r w:rsidRPr="00EF2D48">
        <w:t>API Authentication</w:t>
      </w:r>
      <w:bookmarkEnd w:id="82"/>
      <w:bookmarkEnd w:id="83"/>
    </w:p>
    <w:p w14:paraId="7193D3E3" w14:textId="3F40126E" w:rsidR="00B764C2" w:rsidRPr="00EF2D48" w:rsidRDefault="00B764C2" w:rsidP="00B764C2">
      <w:pPr>
        <w:pStyle w:val="Heading3"/>
      </w:pPr>
      <w:bookmarkStart w:id="84" w:name="_Toc238219702"/>
      <w:bookmarkStart w:id="85" w:name="_Toc238220192"/>
      <w:r w:rsidRPr="00EF2D48">
        <w:t>Example:</w:t>
      </w:r>
      <w:bookmarkEnd w:id="84"/>
      <w:bookmarkEnd w:id="85"/>
    </w:p>
    <w:p w14:paraId="5F9C9E5E" w14:textId="77777777" w:rsidR="00C5776D" w:rsidRPr="00A92378" w:rsidRDefault="00C5776D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{</w:t>
      </w:r>
    </w:p>
    <w:p w14:paraId="167458EA" w14:textId="77777777" w:rsidR="00C5776D" w:rsidRPr="00A92378" w:rsidRDefault="00C5776D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 xml:space="preserve">  "</w:t>
      </w:r>
      <w:proofErr w:type="spellStart"/>
      <w:r w:rsidRPr="00A92378">
        <w:rPr>
          <w:rFonts w:ascii="Consolas" w:hAnsi="Consolas"/>
          <w:b/>
          <w:color w:val="B65D00"/>
          <w:sz w:val="19"/>
        </w:rPr>
        <w:t>clientName</w:t>
      </w:r>
      <w:proofErr w:type="spellEnd"/>
      <w:r w:rsidRPr="00A92378">
        <w:rPr>
          <w:rFonts w:ascii="Consolas" w:hAnsi="Consolas"/>
          <w:b/>
          <w:color w:val="B65D00"/>
          <w:sz w:val="19"/>
        </w:rPr>
        <w:t>": "</w:t>
      </w:r>
      <w:proofErr w:type="spellStart"/>
      <w:r w:rsidRPr="00A92378">
        <w:rPr>
          <w:rFonts w:ascii="Consolas" w:hAnsi="Consolas"/>
          <w:b/>
          <w:color w:val="B65D00"/>
          <w:sz w:val="19"/>
        </w:rPr>
        <w:t>YourName</w:t>
      </w:r>
      <w:proofErr w:type="spellEnd"/>
      <w:r w:rsidRPr="00A92378">
        <w:rPr>
          <w:rFonts w:ascii="Consolas" w:hAnsi="Consolas"/>
          <w:b/>
          <w:color w:val="B65D00"/>
          <w:sz w:val="19"/>
        </w:rPr>
        <w:t>",</w:t>
      </w:r>
    </w:p>
    <w:p w14:paraId="0883B78B" w14:textId="77777777" w:rsidR="00C5776D" w:rsidRPr="00A92378" w:rsidRDefault="00C5776D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 xml:space="preserve">  "</w:t>
      </w:r>
      <w:proofErr w:type="spellStart"/>
      <w:r w:rsidRPr="00A92378">
        <w:rPr>
          <w:rFonts w:ascii="Consolas" w:hAnsi="Consolas"/>
          <w:b/>
          <w:color w:val="B65D00"/>
          <w:sz w:val="19"/>
        </w:rPr>
        <w:t>clientEmail</w:t>
      </w:r>
      <w:proofErr w:type="spellEnd"/>
      <w:r w:rsidRPr="00A92378">
        <w:rPr>
          <w:rFonts w:ascii="Consolas" w:hAnsi="Consolas"/>
          <w:b/>
          <w:color w:val="B65D00"/>
          <w:sz w:val="19"/>
        </w:rPr>
        <w:t>": "yourname@email.com"</w:t>
      </w:r>
    </w:p>
    <w:p w14:paraId="756E4E5D" w14:textId="4024FB41" w:rsidR="002616FF" w:rsidRPr="00A92378" w:rsidRDefault="00C5776D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}</w:t>
      </w:r>
    </w:p>
    <w:p w14:paraId="34D2C418" w14:textId="78B57199" w:rsidR="00B764C2" w:rsidRPr="00EF2D48" w:rsidRDefault="00B764C2" w:rsidP="00B764C2">
      <w:pPr>
        <w:pStyle w:val="Heading1"/>
      </w:pPr>
      <w:bookmarkStart w:id="86" w:name="_Toc238219703"/>
      <w:bookmarkStart w:id="87" w:name="_Toc238220193"/>
      <w:r w:rsidRPr="00EF2D48">
        <w:t>Register a new API client</w:t>
      </w:r>
      <w:bookmarkEnd w:id="86"/>
      <w:bookmarkEnd w:id="87"/>
    </w:p>
    <w:p w14:paraId="51E8408F" w14:textId="02A87F72" w:rsidR="00B764C2" w:rsidRPr="00EF2D48" w:rsidRDefault="00B764C2" w:rsidP="00B764C2">
      <w:pPr>
        <w:pStyle w:val="Subtitle"/>
      </w:pPr>
      <w:proofErr w:type="spellStart"/>
      <w:r w:rsidRPr="00EF2D48">
        <w:t>POST.api</w:t>
      </w:r>
      <w:proofErr w:type="spellEnd"/>
      <w:r w:rsidRPr="00EF2D48">
        <w:t>-clients</w:t>
      </w:r>
    </w:p>
    <w:p w14:paraId="560187CA" w14:textId="77777777" w:rsidR="00B764C2" w:rsidRPr="00EF2D48" w:rsidRDefault="00B764C2" w:rsidP="00B764C2">
      <w:pPr>
        <w:pStyle w:val="Heading3"/>
      </w:pPr>
      <w:bookmarkStart w:id="88" w:name="_Toc238219704"/>
      <w:bookmarkStart w:id="89" w:name="_Toc238220194"/>
      <w:r w:rsidRPr="00EF2D48">
        <w:t>Parameters</w:t>
      </w:r>
      <w:bookmarkEnd w:id="88"/>
      <w:bookmarkEnd w:id="89"/>
    </w:p>
    <w:tbl>
      <w:tblPr>
        <w:tblStyle w:val="TableGrid"/>
        <w:tblW w:w="7393" w:type="dxa"/>
        <w:tblLook w:val="04A0" w:firstRow="1" w:lastRow="0" w:firstColumn="1" w:lastColumn="0" w:noHBand="0" w:noVBand="1"/>
      </w:tblPr>
      <w:tblGrid>
        <w:gridCol w:w="1847"/>
        <w:gridCol w:w="1848"/>
        <w:gridCol w:w="1849"/>
        <w:gridCol w:w="1849"/>
      </w:tblGrid>
      <w:tr w:rsidR="00973CEF" w:rsidRPr="00EF2D48" w14:paraId="543F6AF9" w14:textId="77777777" w:rsidTr="00973CEF">
        <w:trPr>
          <w:trHeight w:hRule="exact" w:val="567"/>
        </w:trPr>
        <w:tc>
          <w:tcPr>
            <w:tcW w:w="1847" w:type="dxa"/>
            <w:shd w:val="clear" w:color="auto" w:fill="8064A2" w:themeFill="accent4"/>
          </w:tcPr>
          <w:p w14:paraId="13C3220F" w14:textId="77777777" w:rsidR="00973CEF" w:rsidRPr="00EF2D48" w:rsidRDefault="00973CEF" w:rsidP="00AA7F24">
            <w:pPr>
              <w:jc w:val="center"/>
            </w:pPr>
            <w:r w:rsidRPr="00EF2D48">
              <w:t>Name</w:t>
            </w:r>
          </w:p>
        </w:tc>
        <w:tc>
          <w:tcPr>
            <w:tcW w:w="1848" w:type="dxa"/>
            <w:shd w:val="clear" w:color="auto" w:fill="8064A2" w:themeFill="accent4"/>
          </w:tcPr>
          <w:p w14:paraId="3FFE4C7A" w14:textId="77777777" w:rsidR="00973CEF" w:rsidRPr="00EF2D48" w:rsidRDefault="00973CEF" w:rsidP="00AA7F24">
            <w:pPr>
              <w:jc w:val="center"/>
            </w:pPr>
            <w:r w:rsidRPr="00EF2D48">
              <w:t>Type</w:t>
            </w:r>
          </w:p>
        </w:tc>
        <w:tc>
          <w:tcPr>
            <w:tcW w:w="1849" w:type="dxa"/>
            <w:shd w:val="clear" w:color="auto" w:fill="8064A2" w:themeFill="accent4"/>
          </w:tcPr>
          <w:p w14:paraId="4376709D" w14:textId="77777777" w:rsidR="00973CEF" w:rsidRPr="00EF2D48" w:rsidRDefault="00973CEF" w:rsidP="00AA7F24">
            <w:pPr>
              <w:jc w:val="center"/>
            </w:pPr>
            <w:r w:rsidRPr="00EF2D48">
              <w:t>Required</w:t>
            </w:r>
          </w:p>
        </w:tc>
        <w:tc>
          <w:tcPr>
            <w:tcW w:w="1849" w:type="dxa"/>
            <w:shd w:val="clear" w:color="auto" w:fill="8064A2" w:themeFill="accent4"/>
          </w:tcPr>
          <w:p w14:paraId="31CB0303" w14:textId="77777777" w:rsidR="00973CEF" w:rsidRPr="00EF2D48" w:rsidRDefault="00973CEF" w:rsidP="00AA7F24">
            <w:pPr>
              <w:jc w:val="center"/>
            </w:pPr>
            <w:r w:rsidRPr="00EF2D48">
              <w:t>Description</w:t>
            </w:r>
          </w:p>
        </w:tc>
      </w:tr>
      <w:tr w:rsidR="00973CEF" w:rsidRPr="00EF2D48" w14:paraId="08068CCB" w14:textId="77777777" w:rsidTr="00973CEF">
        <w:trPr>
          <w:trHeight w:hRule="exact" w:val="567"/>
        </w:trPr>
        <w:tc>
          <w:tcPr>
            <w:tcW w:w="1847" w:type="dxa"/>
          </w:tcPr>
          <w:p w14:paraId="1FF7A6FA" w14:textId="6BB91EC7" w:rsidR="00973CEF" w:rsidRPr="00EF2D48" w:rsidRDefault="00835C7F" w:rsidP="00AA7F24">
            <w:proofErr w:type="spellStart"/>
            <w:r w:rsidRPr="00EF2D48">
              <w:t>ClientName</w:t>
            </w:r>
            <w:proofErr w:type="spellEnd"/>
          </w:p>
        </w:tc>
        <w:tc>
          <w:tcPr>
            <w:tcW w:w="1848" w:type="dxa"/>
          </w:tcPr>
          <w:p w14:paraId="7ACD9A76" w14:textId="4791046C" w:rsidR="00973CEF" w:rsidRPr="00EF2D48" w:rsidRDefault="00835C7F" w:rsidP="00AA7F24">
            <w:r w:rsidRPr="00EF2D48">
              <w:t>String</w:t>
            </w:r>
          </w:p>
        </w:tc>
        <w:tc>
          <w:tcPr>
            <w:tcW w:w="1849" w:type="dxa"/>
          </w:tcPr>
          <w:p w14:paraId="1D18BAD7" w14:textId="6390A9C3" w:rsidR="00973CEF" w:rsidRPr="00EF2D48" w:rsidRDefault="00835C7F" w:rsidP="00AA7F24">
            <w:r w:rsidRPr="00EF2D48">
              <w:t>Yes</w:t>
            </w:r>
          </w:p>
        </w:tc>
        <w:tc>
          <w:tcPr>
            <w:tcW w:w="1849" w:type="dxa"/>
          </w:tcPr>
          <w:p w14:paraId="1DC74988" w14:textId="77777777" w:rsidR="00266943" w:rsidRPr="00EF2D48" w:rsidRDefault="00266943" w:rsidP="00266943">
            <w:r w:rsidRPr="00EF2D48">
              <w:t>Name of the API client</w:t>
            </w:r>
          </w:p>
          <w:p w14:paraId="58C49149" w14:textId="015CA546" w:rsidR="00973CEF" w:rsidRPr="00EF2D48" w:rsidRDefault="00266943" w:rsidP="00266943">
            <w:r w:rsidRPr="00EF2D48">
              <w:t>Email address used to register the client</w:t>
            </w:r>
          </w:p>
        </w:tc>
      </w:tr>
      <w:tr w:rsidR="00973CEF" w:rsidRPr="00EF2D48" w14:paraId="7AFFB65E" w14:textId="77777777" w:rsidTr="00973CEF">
        <w:trPr>
          <w:trHeight w:hRule="exact" w:val="567"/>
        </w:trPr>
        <w:tc>
          <w:tcPr>
            <w:tcW w:w="1847" w:type="dxa"/>
          </w:tcPr>
          <w:p w14:paraId="7E53F11A" w14:textId="75A9358F" w:rsidR="00973CEF" w:rsidRPr="00EF2D48" w:rsidRDefault="00835C7F" w:rsidP="00AA7F24">
            <w:proofErr w:type="spellStart"/>
            <w:r w:rsidRPr="00EF2D48">
              <w:t>ClientEmail</w:t>
            </w:r>
            <w:proofErr w:type="spellEnd"/>
          </w:p>
        </w:tc>
        <w:tc>
          <w:tcPr>
            <w:tcW w:w="1848" w:type="dxa"/>
          </w:tcPr>
          <w:p w14:paraId="75557CD6" w14:textId="5F5757D8" w:rsidR="00973CEF" w:rsidRPr="00EF2D48" w:rsidRDefault="00835C7F" w:rsidP="00AA7F24">
            <w:r w:rsidRPr="00EF2D48">
              <w:t>String</w:t>
            </w:r>
          </w:p>
        </w:tc>
        <w:tc>
          <w:tcPr>
            <w:tcW w:w="1849" w:type="dxa"/>
          </w:tcPr>
          <w:p w14:paraId="68D54049" w14:textId="7D0C60D0" w:rsidR="00973CEF" w:rsidRPr="00EF2D48" w:rsidRDefault="00835C7F" w:rsidP="00AA7F24">
            <w:r w:rsidRPr="00EF2D48">
              <w:t>Yes</w:t>
            </w:r>
          </w:p>
        </w:tc>
        <w:tc>
          <w:tcPr>
            <w:tcW w:w="1849" w:type="dxa"/>
          </w:tcPr>
          <w:p w14:paraId="58100E41" w14:textId="279C6835" w:rsidR="00973CEF" w:rsidRPr="00EF2D48" w:rsidRDefault="00266943" w:rsidP="00AA7F24">
            <w:r w:rsidRPr="00EF2D48">
              <w:t>Email address used to register client</w:t>
            </w:r>
          </w:p>
        </w:tc>
      </w:tr>
    </w:tbl>
    <w:p w14:paraId="3F041D6C" w14:textId="77777777" w:rsidR="00B764C2" w:rsidRPr="00EF2D48" w:rsidRDefault="00B764C2" w:rsidP="00B764C2">
      <w:pPr>
        <w:pStyle w:val="Heading3"/>
      </w:pPr>
      <w:bookmarkStart w:id="90" w:name="_Toc238219705"/>
      <w:bookmarkStart w:id="91" w:name="_Toc238220195"/>
      <w:r w:rsidRPr="00EF2D48">
        <w:t>Status codes:</w:t>
      </w:r>
      <w:bookmarkEnd w:id="90"/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B764C2" w:rsidRPr="00EF2D48" w14:paraId="35651D34" w14:textId="77777777" w:rsidTr="00266943">
        <w:trPr>
          <w:trHeight w:val="567"/>
        </w:trPr>
        <w:tc>
          <w:tcPr>
            <w:tcW w:w="4497" w:type="dxa"/>
            <w:shd w:val="clear" w:color="auto" w:fill="8064A2" w:themeFill="accent4"/>
          </w:tcPr>
          <w:p w14:paraId="1BE99A05" w14:textId="77777777" w:rsidR="00B764C2" w:rsidRPr="00EF2D48" w:rsidRDefault="00B764C2" w:rsidP="00AA7F24">
            <w:pPr>
              <w:jc w:val="center"/>
            </w:pPr>
            <w:r w:rsidRPr="00EF2D48">
              <w:t>Status code</w:t>
            </w:r>
          </w:p>
        </w:tc>
        <w:tc>
          <w:tcPr>
            <w:tcW w:w="4519" w:type="dxa"/>
            <w:shd w:val="clear" w:color="auto" w:fill="8064A2" w:themeFill="accent4"/>
          </w:tcPr>
          <w:p w14:paraId="6BC666DD" w14:textId="77777777" w:rsidR="00B764C2" w:rsidRPr="00EF2D48" w:rsidRDefault="00B764C2" w:rsidP="00AA7F24">
            <w:pPr>
              <w:jc w:val="center"/>
            </w:pPr>
            <w:r w:rsidRPr="00EF2D48">
              <w:t>Description</w:t>
            </w:r>
          </w:p>
        </w:tc>
      </w:tr>
      <w:tr w:rsidR="00266943" w:rsidRPr="00EF2D48" w14:paraId="40664292" w14:textId="77777777" w:rsidTr="00266943">
        <w:trPr>
          <w:trHeight w:val="567"/>
        </w:trPr>
        <w:tc>
          <w:tcPr>
            <w:tcW w:w="4497" w:type="dxa"/>
            <w:shd w:val="clear" w:color="auto" w:fill="FFFFFF" w:themeFill="background1"/>
          </w:tcPr>
          <w:p w14:paraId="031E238B" w14:textId="0650F282" w:rsidR="00266943" w:rsidRPr="00EF2D48" w:rsidRDefault="00266943" w:rsidP="00266943">
            <w:r w:rsidRPr="00EF2D48">
              <w:t>201</w:t>
            </w:r>
          </w:p>
        </w:tc>
        <w:tc>
          <w:tcPr>
            <w:tcW w:w="4519" w:type="dxa"/>
            <w:shd w:val="clear" w:color="auto" w:fill="FFFFFF" w:themeFill="background1"/>
            <w:vAlign w:val="center"/>
          </w:tcPr>
          <w:p w14:paraId="36464232" w14:textId="57413967" w:rsidR="00266943" w:rsidRPr="00EF2D48" w:rsidRDefault="00266943" w:rsidP="00266943">
            <w:r w:rsidRPr="00EF2D48">
              <w:t>API client created successfully</w:t>
            </w:r>
          </w:p>
        </w:tc>
      </w:tr>
      <w:tr w:rsidR="00266943" w:rsidRPr="00EF2D48" w14:paraId="42191049" w14:textId="77777777" w:rsidTr="00266943">
        <w:trPr>
          <w:trHeight w:val="567"/>
        </w:trPr>
        <w:tc>
          <w:tcPr>
            <w:tcW w:w="4497" w:type="dxa"/>
          </w:tcPr>
          <w:p w14:paraId="2E14B3AE" w14:textId="6E690021" w:rsidR="00266943" w:rsidRPr="00EF2D48" w:rsidRDefault="00266943" w:rsidP="00266943">
            <w:r w:rsidRPr="00EF2D48">
              <w:t>409</w:t>
            </w:r>
          </w:p>
        </w:tc>
        <w:tc>
          <w:tcPr>
            <w:tcW w:w="4519" w:type="dxa"/>
            <w:vAlign w:val="center"/>
          </w:tcPr>
          <w:p w14:paraId="6B3DEF7A" w14:textId="7C441050" w:rsidR="00266943" w:rsidRPr="00EF2D48" w:rsidRDefault="00266943" w:rsidP="00266943">
            <w:r w:rsidRPr="00EF2D48">
              <w:t>API client already registered</w:t>
            </w:r>
          </w:p>
        </w:tc>
      </w:tr>
    </w:tbl>
    <w:p w14:paraId="569288D3" w14:textId="77777777" w:rsidR="00B764C2" w:rsidRPr="00EF2D48" w:rsidRDefault="00B764C2" w:rsidP="00A92378">
      <w:pPr>
        <w:pStyle w:val="Heading3"/>
      </w:pPr>
    </w:p>
    <w:p w14:paraId="00CA6C39" w14:textId="271D8FC1" w:rsidR="00F8495A" w:rsidRPr="00EF2D48" w:rsidRDefault="00DE019B" w:rsidP="00A92378">
      <w:pPr>
        <w:pStyle w:val="Heading3"/>
      </w:pPr>
      <w:r w:rsidRPr="00EF2D48">
        <w:t>Example Response:</w:t>
      </w:r>
    </w:p>
    <w:p w14:paraId="26574513" w14:textId="77777777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{</w:t>
      </w:r>
    </w:p>
    <w:p w14:paraId="7D01C35D" w14:textId="77777777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 xml:space="preserve">  "</w:t>
      </w:r>
      <w:proofErr w:type="spellStart"/>
      <w:r w:rsidRPr="00A92378">
        <w:rPr>
          <w:rFonts w:ascii="Consolas" w:hAnsi="Consolas"/>
          <w:b/>
          <w:color w:val="B65D00"/>
          <w:sz w:val="19"/>
        </w:rPr>
        <w:t>accessToken</w:t>
      </w:r>
      <w:proofErr w:type="spellEnd"/>
      <w:r w:rsidRPr="00A92378">
        <w:rPr>
          <w:rFonts w:ascii="Consolas" w:hAnsi="Consolas"/>
          <w:b/>
          <w:color w:val="B65D00"/>
          <w:sz w:val="19"/>
        </w:rPr>
        <w:t>": "YOUR_ACCESS_TOKEN"</w:t>
      </w:r>
    </w:p>
    <w:p w14:paraId="6444F2C1" w14:textId="47B0C257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}</w:t>
      </w:r>
    </w:p>
    <w:p w14:paraId="2378806D" w14:textId="4CFE0C5F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Example Error Response:</w:t>
      </w:r>
    </w:p>
    <w:p w14:paraId="65500265" w14:textId="77777777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{</w:t>
      </w:r>
    </w:p>
    <w:p w14:paraId="4978BEEC" w14:textId="77777777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 xml:space="preserve">  "error": "API client already registered. Try a different email."</w:t>
      </w:r>
    </w:p>
    <w:p w14:paraId="7012B228" w14:textId="38414298" w:rsidR="00DE019B" w:rsidRPr="00A92378" w:rsidRDefault="00DE019B" w:rsidP="00C5776D">
      <w:pPr>
        <w:rPr>
          <w:rFonts w:ascii="Consolas" w:hAnsi="Consolas"/>
          <w:b/>
          <w:color w:val="B65D00"/>
          <w:sz w:val="19"/>
        </w:rPr>
      </w:pPr>
      <w:r w:rsidRPr="00A92378">
        <w:rPr>
          <w:rFonts w:ascii="Consolas" w:hAnsi="Consolas"/>
          <w:b/>
          <w:color w:val="B65D00"/>
          <w:sz w:val="19"/>
        </w:rPr>
        <w:t>}</w:t>
      </w:r>
    </w:p>
    <w:p w14:paraId="7CDD5008" w14:textId="77777777" w:rsidR="00BB4B23" w:rsidRPr="00EF2D48" w:rsidRDefault="00BB4B23" w:rsidP="00BB4B23"/>
    <w:p w14:paraId="5BD17B0E" w14:textId="77777777" w:rsidR="004372FC" w:rsidRPr="00EF2D48" w:rsidRDefault="004372FC" w:rsidP="004372FC">
      <w:pPr>
        <w:rPr>
          <w:ins w:id="92" w:author="Praveen P" w:date="2026-08-21T17:38:00Z" w16du:dateUtc="2026-08-21T16:38:00Z"/>
        </w:rPr>
      </w:pPr>
    </w:p>
    <w:p w14:paraId="66171D4A" w14:textId="77777777" w:rsidR="004740D0" w:rsidRPr="00282C00" w:rsidRDefault="004740D0" w:rsidP="007D2E8B">
      <w:pPr>
        <w:pStyle w:val="Heading1"/>
        <w:rPr>
          <w:lang w:val="en-GB"/>
        </w:rPr>
      </w:pPr>
    </w:p>
    <w:sectPr w:rsidR="004740D0" w:rsidRPr="00282C00" w:rsidSect="00A859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8FF6" w14:textId="77777777" w:rsidR="00AD51C8" w:rsidRDefault="00AD51C8">
      <w:pPr>
        <w:spacing w:after="0" w:line="240" w:lineRule="auto"/>
      </w:pPr>
      <w:r>
        <w:separator/>
      </w:r>
    </w:p>
  </w:endnote>
  <w:endnote w:type="continuationSeparator" w:id="0">
    <w:p w14:paraId="166F594E" w14:textId="77777777" w:rsidR="00AD51C8" w:rsidRDefault="00AD5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DE29" w14:textId="77777777" w:rsidR="00A85903" w:rsidRDefault="00A85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179A" w14:textId="77777777" w:rsidR="00A85903" w:rsidRDefault="00A85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71A8" w14:textId="77777777" w:rsidR="00A85903" w:rsidRDefault="00A85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43F0" w14:textId="77777777" w:rsidR="00AD51C8" w:rsidRDefault="00AD51C8">
      <w:pPr>
        <w:spacing w:after="0" w:line="240" w:lineRule="auto"/>
      </w:pPr>
      <w:r>
        <w:separator/>
      </w:r>
    </w:p>
  </w:footnote>
  <w:footnote w:type="continuationSeparator" w:id="0">
    <w:p w14:paraId="073397F0" w14:textId="77777777" w:rsidR="00AD51C8" w:rsidRDefault="00AD5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4214" w14:textId="77777777" w:rsidR="00A85903" w:rsidRDefault="00000000">
    <w:pPr>
      <w:pStyle w:val="Header"/>
    </w:pPr>
    <w:r>
      <w:rPr>
        <w:noProof/>
      </w:rPr>
      <w:pict w14:anchorId="411FC0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7" o:spid="_x0000_s1025" type="#_x0000_t136" style="position:absolute;margin-left:0;margin-top:0;width:111pt;height:63.7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9FC1" w14:textId="77777777" w:rsidR="00A85903" w:rsidRDefault="00000000">
    <w:pPr>
      <w:pStyle w:val="Header"/>
    </w:pPr>
    <w:r>
      <w:rPr>
        <w:noProof/>
      </w:rPr>
      <w:pict w14:anchorId="5389D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8" o:spid="_x0000_s1026" type="#_x0000_t136" style="position:absolute;margin-left:0;margin-top:0;width:111pt;height:63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9FCE" w14:textId="77777777" w:rsidR="00A85903" w:rsidRDefault="00000000">
    <w:pPr>
      <w:pStyle w:val="Header"/>
    </w:pPr>
    <w:r>
      <w:rPr>
        <w:noProof/>
      </w:rPr>
      <w:pict w14:anchorId="583628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6" o:spid="_x0000_s1027" type="#_x0000_t136" style="position:absolute;margin-left:0;margin-top:0;width:111pt;height:63.7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39616">
    <w:abstractNumId w:val="8"/>
  </w:num>
  <w:num w:numId="2" w16cid:durableId="632636495">
    <w:abstractNumId w:val="6"/>
  </w:num>
  <w:num w:numId="3" w16cid:durableId="1074352239">
    <w:abstractNumId w:val="5"/>
  </w:num>
  <w:num w:numId="4" w16cid:durableId="41755922">
    <w:abstractNumId w:val="4"/>
  </w:num>
  <w:num w:numId="5" w16cid:durableId="1856268915">
    <w:abstractNumId w:val="7"/>
  </w:num>
  <w:num w:numId="6" w16cid:durableId="867644593">
    <w:abstractNumId w:val="3"/>
  </w:num>
  <w:num w:numId="7" w16cid:durableId="2046827073">
    <w:abstractNumId w:val="2"/>
  </w:num>
  <w:num w:numId="8" w16cid:durableId="1945308336">
    <w:abstractNumId w:val="1"/>
  </w:num>
  <w:num w:numId="9" w16cid:durableId="4917258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veen P">
    <w15:presenceInfo w15:providerId="Windows Live" w15:userId="70920aa5eb416e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D4D"/>
    <w:rsid w:val="00030BA5"/>
    <w:rsid w:val="00034616"/>
    <w:rsid w:val="000430C1"/>
    <w:rsid w:val="000549A0"/>
    <w:rsid w:val="00060340"/>
    <w:rsid w:val="0006063C"/>
    <w:rsid w:val="000A51E5"/>
    <w:rsid w:val="00122B21"/>
    <w:rsid w:val="0015074B"/>
    <w:rsid w:val="001978BD"/>
    <w:rsid w:val="001A1929"/>
    <w:rsid w:val="001C51EC"/>
    <w:rsid w:val="001D60E4"/>
    <w:rsid w:val="001E38D5"/>
    <w:rsid w:val="001E7C1C"/>
    <w:rsid w:val="001F75A9"/>
    <w:rsid w:val="00203069"/>
    <w:rsid w:val="0020622A"/>
    <w:rsid w:val="00223C2B"/>
    <w:rsid w:val="002337D1"/>
    <w:rsid w:val="0024049A"/>
    <w:rsid w:val="002422D8"/>
    <w:rsid w:val="002560C6"/>
    <w:rsid w:val="002616FF"/>
    <w:rsid w:val="00266943"/>
    <w:rsid w:val="00282C00"/>
    <w:rsid w:val="00286F84"/>
    <w:rsid w:val="0029639D"/>
    <w:rsid w:val="002A7DA0"/>
    <w:rsid w:val="002B53A7"/>
    <w:rsid w:val="002C43B4"/>
    <w:rsid w:val="002E3236"/>
    <w:rsid w:val="002F646C"/>
    <w:rsid w:val="00326F90"/>
    <w:rsid w:val="00330AB0"/>
    <w:rsid w:val="00332AFC"/>
    <w:rsid w:val="0034131E"/>
    <w:rsid w:val="00356611"/>
    <w:rsid w:val="0035751D"/>
    <w:rsid w:val="00365C8B"/>
    <w:rsid w:val="003C2C25"/>
    <w:rsid w:val="003C6394"/>
    <w:rsid w:val="003D6014"/>
    <w:rsid w:val="003F48D2"/>
    <w:rsid w:val="004022D3"/>
    <w:rsid w:val="00410A82"/>
    <w:rsid w:val="00413452"/>
    <w:rsid w:val="00413C58"/>
    <w:rsid w:val="004372FC"/>
    <w:rsid w:val="004517E5"/>
    <w:rsid w:val="004740D0"/>
    <w:rsid w:val="004A386C"/>
    <w:rsid w:val="004A575B"/>
    <w:rsid w:val="004D3249"/>
    <w:rsid w:val="004D4FAE"/>
    <w:rsid w:val="004D74CB"/>
    <w:rsid w:val="004E1444"/>
    <w:rsid w:val="004E2BF0"/>
    <w:rsid w:val="004F680E"/>
    <w:rsid w:val="004F6DAD"/>
    <w:rsid w:val="0050295B"/>
    <w:rsid w:val="00533DF8"/>
    <w:rsid w:val="00581225"/>
    <w:rsid w:val="00582C84"/>
    <w:rsid w:val="005A154C"/>
    <w:rsid w:val="005A36CB"/>
    <w:rsid w:val="006429AD"/>
    <w:rsid w:val="00652956"/>
    <w:rsid w:val="00667DA6"/>
    <w:rsid w:val="006A0186"/>
    <w:rsid w:val="006B3BBC"/>
    <w:rsid w:val="006C20B6"/>
    <w:rsid w:val="006D0AB7"/>
    <w:rsid w:val="006E5EB6"/>
    <w:rsid w:val="006F7C74"/>
    <w:rsid w:val="007521A6"/>
    <w:rsid w:val="00754878"/>
    <w:rsid w:val="007575C9"/>
    <w:rsid w:val="007717AE"/>
    <w:rsid w:val="0078667B"/>
    <w:rsid w:val="007C2FA5"/>
    <w:rsid w:val="007D2E8B"/>
    <w:rsid w:val="007E3252"/>
    <w:rsid w:val="007E41D6"/>
    <w:rsid w:val="007F0D07"/>
    <w:rsid w:val="008011BA"/>
    <w:rsid w:val="0082307A"/>
    <w:rsid w:val="008309A7"/>
    <w:rsid w:val="008315A0"/>
    <w:rsid w:val="00835C7F"/>
    <w:rsid w:val="00881A77"/>
    <w:rsid w:val="00887FFA"/>
    <w:rsid w:val="008C53C2"/>
    <w:rsid w:val="008C5AF5"/>
    <w:rsid w:val="008C79F6"/>
    <w:rsid w:val="008E1DCB"/>
    <w:rsid w:val="008E6967"/>
    <w:rsid w:val="00900CFA"/>
    <w:rsid w:val="00942986"/>
    <w:rsid w:val="009446BD"/>
    <w:rsid w:val="00971B9E"/>
    <w:rsid w:val="00973CEF"/>
    <w:rsid w:val="009C54A9"/>
    <w:rsid w:val="00A00BC7"/>
    <w:rsid w:val="00A01B44"/>
    <w:rsid w:val="00A85903"/>
    <w:rsid w:val="00A90251"/>
    <w:rsid w:val="00A92378"/>
    <w:rsid w:val="00A928B1"/>
    <w:rsid w:val="00A95137"/>
    <w:rsid w:val="00AA1D8D"/>
    <w:rsid w:val="00AC2997"/>
    <w:rsid w:val="00AD51C8"/>
    <w:rsid w:val="00B4314B"/>
    <w:rsid w:val="00B45B30"/>
    <w:rsid w:val="00B47730"/>
    <w:rsid w:val="00B73747"/>
    <w:rsid w:val="00B764C2"/>
    <w:rsid w:val="00B82A9E"/>
    <w:rsid w:val="00BA6F42"/>
    <w:rsid w:val="00BB4B23"/>
    <w:rsid w:val="00BB4D2D"/>
    <w:rsid w:val="00BF059F"/>
    <w:rsid w:val="00BF1ADE"/>
    <w:rsid w:val="00BF528B"/>
    <w:rsid w:val="00C21C76"/>
    <w:rsid w:val="00C22133"/>
    <w:rsid w:val="00C36595"/>
    <w:rsid w:val="00C50FA7"/>
    <w:rsid w:val="00C565D0"/>
    <w:rsid w:val="00C5776D"/>
    <w:rsid w:val="00C67DFD"/>
    <w:rsid w:val="00C85781"/>
    <w:rsid w:val="00C979B0"/>
    <w:rsid w:val="00CA1C61"/>
    <w:rsid w:val="00CB0664"/>
    <w:rsid w:val="00CB5EE8"/>
    <w:rsid w:val="00CB7E59"/>
    <w:rsid w:val="00CC07E2"/>
    <w:rsid w:val="00CC18BF"/>
    <w:rsid w:val="00CC6574"/>
    <w:rsid w:val="00CE62F1"/>
    <w:rsid w:val="00CF51B3"/>
    <w:rsid w:val="00D319F9"/>
    <w:rsid w:val="00D36FFC"/>
    <w:rsid w:val="00D83DE3"/>
    <w:rsid w:val="00DA3A53"/>
    <w:rsid w:val="00DC226E"/>
    <w:rsid w:val="00DD61A7"/>
    <w:rsid w:val="00DE019B"/>
    <w:rsid w:val="00DE2342"/>
    <w:rsid w:val="00E125E3"/>
    <w:rsid w:val="00E32D7A"/>
    <w:rsid w:val="00E46916"/>
    <w:rsid w:val="00E524A7"/>
    <w:rsid w:val="00E549D1"/>
    <w:rsid w:val="00E568BC"/>
    <w:rsid w:val="00E65FAC"/>
    <w:rsid w:val="00E66174"/>
    <w:rsid w:val="00EA294B"/>
    <w:rsid w:val="00EC318E"/>
    <w:rsid w:val="00ED52A7"/>
    <w:rsid w:val="00ED6EAD"/>
    <w:rsid w:val="00EF179E"/>
    <w:rsid w:val="00EF2D48"/>
    <w:rsid w:val="00EF4E2A"/>
    <w:rsid w:val="00F1189F"/>
    <w:rsid w:val="00F12449"/>
    <w:rsid w:val="00F17C36"/>
    <w:rsid w:val="00F2732A"/>
    <w:rsid w:val="00F60728"/>
    <w:rsid w:val="00F8495A"/>
    <w:rsid w:val="00F86799"/>
    <w:rsid w:val="00F9497A"/>
    <w:rsid w:val="00FB4005"/>
    <w:rsid w:val="00FC0BCE"/>
    <w:rsid w:val="00FC4510"/>
    <w:rsid w:val="00FC4A85"/>
    <w:rsid w:val="00FC693F"/>
    <w:rsid w:val="00FD6BE4"/>
    <w:rsid w:val="00F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2B6FA9"/>
  <w14:defaultImageDpi w14:val="300"/>
  <w15:docId w15:val="{0BD5E03E-4435-4670-97D0-5DBDE293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4C2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7AE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B65D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7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bCs/>
      <w:color w:val="6B164B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4444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Cs/>
      <w:i/>
      <w:iCs/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717AE"/>
    <w:rPr>
      <w:rFonts w:asciiTheme="majorHAnsi" w:eastAsiaTheme="majorEastAsia" w:hAnsiTheme="majorHAnsi" w:cstheme="majorBidi"/>
      <w:b/>
      <w:bCs/>
      <w:color w:val="B65D00"/>
      <w:sz w:val="5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717AE"/>
    <w:rPr>
      <w:rFonts w:ascii="Times New Roman" w:eastAsiaTheme="majorEastAsia" w:hAnsi="Times New Roman" w:cstheme="majorBidi"/>
      <w:b/>
      <w:bCs/>
      <w:color w:val="6B164B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17AE"/>
    <w:rPr>
      <w:rFonts w:asciiTheme="majorHAnsi" w:eastAsiaTheme="majorEastAsia" w:hAnsiTheme="majorHAnsi" w:cstheme="majorBidi"/>
      <w:b/>
      <w:bCs/>
      <w:color w:val="444444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33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C2"/>
    <w:pPr>
      <w:numPr>
        <w:ilvl w:val="1"/>
      </w:numPr>
      <w:shd w:val="clear" w:color="auto" w:fill="7F7F7F" w:themeFill="text1" w:themeFillTint="80"/>
    </w:pPr>
    <w:rPr>
      <w:rFonts w:asciiTheme="majorHAnsi" w:eastAsiaTheme="majorEastAsia" w:hAnsiTheme="majorHAnsi" w:cstheme="majorBidi"/>
      <w:b/>
      <w:iCs/>
      <w:color w:val="F2F2F2" w:themeColor="background1" w:themeShade="F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64C2"/>
    <w:rPr>
      <w:rFonts w:asciiTheme="majorHAnsi" w:eastAsiaTheme="majorEastAsia" w:hAnsiTheme="majorHAnsi" w:cstheme="majorBidi"/>
      <w:b/>
      <w:iCs/>
      <w:color w:val="F2F2F2" w:themeColor="background1" w:themeShade="F2"/>
      <w:spacing w:val="15"/>
      <w:sz w:val="28"/>
      <w:szCs w:val="24"/>
      <w:shd w:val="clear" w:color="auto" w:fill="7F7F7F" w:themeFill="text1" w:themeFillTint="8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lean">
    <w:name w:val="Boolean"/>
    <w:basedOn w:val="Normal"/>
    <w:pPr>
      <w:shd w:val="clear" w:color="auto" w:fill="E2231A"/>
      <w:spacing w:after="80" w:line="240" w:lineRule="auto"/>
      <w:jc w:val="center"/>
    </w:pPr>
    <w:rPr>
      <w:b/>
      <w:color w:val="FFFFFF"/>
      <w:sz w:val="20"/>
    </w:rPr>
  </w:style>
  <w:style w:type="paragraph" w:customStyle="1" w:styleId="CodeBlock">
    <w:name w:val="Code Block"/>
    <w:basedOn w:val="Normal"/>
    <w:next w:val="Description"/>
    <w:pPr>
      <w:shd w:val="clear" w:color="auto" w:fill="E7E7E7"/>
      <w:spacing w:after="40" w:line="240" w:lineRule="auto"/>
      <w:ind w:left="115" w:right="115"/>
    </w:pPr>
    <w:rPr>
      <w:rFonts w:ascii="Consolas" w:hAnsi="Consolas"/>
      <w:b/>
      <w:color w:val="B65D00"/>
      <w:sz w:val="19"/>
    </w:rPr>
  </w:style>
  <w:style w:type="paragraph" w:customStyle="1" w:styleId="code-line">
    <w:name w:val="code-line"/>
    <w:basedOn w:val="Normal"/>
    <w:next w:val="Description"/>
    <w:rsid w:val="007575C9"/>
    <w:pPr>
      <w:shd w:val="clear" w:color="auto" w:fill="D9D9D9"/>
      <w:spacing w:before="480" w:after="480" w:line="240" w:lineRule="auto"/>
      <w:ind w:left="115" w:right="115"/>
    </w:pPr>
    <w:rPr>
      <w:rFonts w:ascii="Consolas" w:hAnsi="Consolas"/>
      <w:color w:val="444444"/>
      <w:sz w:val="18"/>
    </w:rPr>
  </w:style>
  <w:style w:type="paragraph" w:customStyle="1" w:styleId="Description">
    <w:name w:val="Description"/>
    <w:basedOn w:val="Normal"/>
    <w:pPr>
      <w:spacing w:after="100" w:line="240" w:lineRule="auto"/>
    </w:pPr>
    <w:rPr>
      <w:color w:val="333333"/>
      <w:sz w:val="20"/>
    </w:rPr>
  </w:style>
  <w:style w:type="paragraph" w:customStyle="1" w:styleId="Integer">
    <w:name w:val="Integer"/>
    <w:basedOn w:val="Normal"/>
    <w:pPr>
      <w:shd w:val="clear" w:color="auto" w:fill="6B164B"/>
      <w:spacing w:after="80" w:line="240" w:lineRule="auto"/>
      <w:jc w:val="center"/>
    </w:pPr>
    <w:rPr>
      <w:b/>
      <w:color w:val="FFFFFF"/>
      <w:sz w:val="20"/>
    </w:rPr>
  </w:style>
  <w:style w:type="paragraph" w:customStyle="1" w:styleId="Null">
    <w:name w:val="Null"/>
    <w:basedOn w:val="Normal"/>
    <w:pPr>
      <w:shd w:val="clear" w:color="auto" w:fill="7FBA3B"/>
      <w:spacing w:after="80" w:line="240" w:lineRule="auto"/>
      <w:jc w:val="center"/>
    </w:pPr>
    <w:rPr>
      <w:b/>
      <w:color w:val="FFFFFF"/>
      <w:sz w:val="20"/>
    </w:rPr>
  </w:style>
  <w:style w:type="paragraph" w:customStyle="1" w:styleId="String">
    <w:name w:val="String"/>
    <w:basedOn w:val="Normal"/>
    <w:rsid w:val="00330AB0"/>
    <w:pPr>
      <w:shd w:val="clear" w:color="auto" w:fill="BFBFBF" w:themeFill="background1" w:themeFillShade="BF"/>
      <w:spacing w:after="80" w:line="240" w:lineRule="auto"/>
      <w:jc w:val="center"/>
    </w:pPr>
    <w:rPr>
      <w:rFonts w:ascii="Cascadia Code" w:hAnsi="Cascadia Code"/>
      <w:b/>
      <w:color w:val="404040" w:themeColor="text1" w:themeTint="BF"/>
      <w:sz w:val="18"/>
    </w:rPr>
  </w:style>
  <w:style w:type="paragraph" w:customStyle="1" w:styleId="Headingstyle1">
    <w:name w:val="Heading  style1"/>
    <w:basedOn w:val="Normal"/>
    <w:next w:val="Normal"/>
    <w:qFormat/>
    <w:rsid w:val="00A85903"/>
    <w:pPr>
      <w:spacing w:after="160" w:line="278" w:lineRule="auto"/>
    </w:pPr>
    <w:rPr>
      <w:rFonts w:asciiTheme="minorHAnsi" w:eastAsiaTheme="minorHAnsi" w:hAnsiTheme="minorHAnsi"/>
      <w:b/>
      <w:color w:val="943634" w:themeColor="accent2" w:themeShade="BF"/>
      <w:kern w:val="2"/>
      <w:sz w:val="44"/>
      <w:szCs w:val="24"/>
      <w:lang w:val="en-GB"/>
      <w14:ligatures w14:val="standardContextual"/>
    </w:rPr>
  </w:style>
  <w:style w:type="paragraph" w:customStyle="1" w:styleId="Links">
    <w:name w:val="Links"/>
    <w:basedOn w:val="Normal"/>
    <w:next w:val="Normal"/>
    <w:qFormat/>
    <w:rsid w:val="007521A6"/>
    <w:pPr>
      <w:spacing w:after="160" w:line="278" w:lineRule="auto"/>
    </w:pPr>
    <w:rPr>
      <w:rFonts w:ascii="Cascadia Code" w:eastAsiaTheme="minorHAnsi" w:hAnsi="Cascadia Code"/>
      <w:color w:val="262626" w:themeColor="text1" w:themeTint="D9"/>
      <w:kern w:val="2"/>
      <w:sz w:val="16"/>
      <w:szCs w:val="24"/>
      <w:lang w:val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859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A5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71B9E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71B9E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71B9E"/>
    <w:pPr>
      <w:spacing w:after="0"/>
      <w:ind w:left="21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D4FAE"/>
    <w:pPr>
      <w:spacing w:after="0"/>
      <w:ind w:left="4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D4FAE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D4FAE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D4FAE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D4FAE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D4FAE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Revision">
    <w:name w:val="Revision"/>
    <w:hidden/>
    <w:uiPriority w:val="99"/>
    <w:semiHidden/>
    <w:rsid w:val="000549A0"/>
    <w:pPr>
      <w:spacing w:after="0" w:line="240" w:lineRule="auto"/>
    </w:pPr>
    <w:rPr>
      <w:rFonts w:ascii="Aptos" w:hAnsi="Aptos"/>
      <w:sz w:val="21"/>
    </w:rPr>
  </w:style>
  <w:style w:type="paragraph" w:customStyle="1" w:styleId="Code">
    <w:name w:val="Code"/>
    <w:rsid w:val="00533DF8"/>
    <w:pPr>
      <w:spacing w:after="120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ple-grocery-store-api.glitch.me/status" TargetMode="Externa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simple-grocery-store-api.glitch.me/products/:productId?=547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imple-grocery-store-api.glitch.me/statu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2C9EC5A6-6A7C-4093-B679-AEBD59FA6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12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P</cp:lastModifiedBy>
  <cp:revision>138</cp:revision>
  <dcterms:created xsi:type="dcterms:W3CDTF">2026-08-15T18:52:00Z</dcterms:created>
  <dcterms:modified xsi:type="dcterms:W3CDTF">2026-09-05T18:03:00Z</dcterms:modified>
  <cp:category/>
</cp:coreProperties>
</file>